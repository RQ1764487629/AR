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A31F40" w14:textId="1D5CEAA7" w:rsidR="00E240AA" w:rsidRDefault="00985EBA">
      <w:pPr>
        <w:pStyle w:val="ad"/>
        <w:ind w:firstLine="1044"/>
        <w:rPr>
          <w:rFonts w:ascii="Times New Roman"/>
          <w:bCs/>
          <w:sz w:val="52"/>
          <w:szCs w:val="52"/>
        </w:rPr>
      </w:pPr>
      <w:r>
        <w:rPr>
          <w:rFonts w:ascii="Times New Roman" w:hint="eastAsia"/>
          <w:bCs/>
          <w:sz w:val="52"/>
          <w:szCs w:val="52"/>
        </w:rPr>
        <w:t>增强现实</w:t>
      </w:r>
      <w:r w:rsidR="00DC3FD9">
        <w:rPr>
          <w:rFonts w:ascii="Times New Roman" w:hint="eastAsia"/>
          <w:bCs/>
          <w:color w:val="000000" w:themeColor="text1"/>
          <w:sz w:val="52"/>
          <w:szCs w:val="52"/>
        </w:rPr>
        <w:t>维修</w:t>
      </w:r>
      <w:r>
        <w:rPr>
          <w:rFonts w:ascii="Times New Roman" w:hint="eastAsia"/>
          <w:bCs/>
          <w:sz w:val="52"/>
          <w:szCs w:val="52"/>
        </w:rPr>
        <w:t>原型系统</w:t>
      </w:r>
    </w:p>
    <w:p w14:paraId="17F28051" w14:textId="77777777" w:rsidR="00E240AA" w:rsidRDefault="00985EBA">
      <w:pPr>
        <w:pStyle w:val="ad"/>
        <w:ind w:firstLine="964"/>
        <w:rPr>
          <w:rFonts w:ascii="Times New Roman"/>
          <w:sz w:val="48"/>
          <w:szCs w:val="48"/>
        </w:rPr>
      </w:pPr>
      <w:r>
        <w:rPr>
          <w:rFonts w:ascii="Times New Roman" w:hint="eastAsia"/>
          <w:sz w:val="48"/>
          <w:szCs w:val="48"/>
        </w:rPr>
        <w:t>设计方案</w:t>
      </w:r>
    </w:p>
    <w:p w14:paraId="4D316164" w14:textId="77777777" w:rsidR="00E240AA" w:rsidRDefault="00985EBA">
      <w:pPr>
        <w:pStyle w:val="ad"/>
        <w:ind w:firstLine="562"/>
        <w:rPr>
          <w:rFonts w:ascii="Times New Roman"/>
          <w:sz w:val="28"/>
        </w:rPr>
      </w:pPr>
      <w:r>
        <w:rPr>
          <w:rFonts w:ascii="Times New Roman" w:hAnsi="宋体" w:hint="eastAsia"/>
          <w:sz w:val="28"/>
        </w:rPr>
        <w:t>版本号</w:t>
      </w:r>
      <w:r>
        <w:rPr>
          <w:rFonts w:ascii="Times New Roman" w:hint="eastAsia"/>
          <w:sz w:val="28"/>
        </w:rPr>
        <w:t>&lt;0.1&gt;</w:t>
      </w:r>
    </w:p>
    <w:p w14:paraId="7A721B7B" w14:textId="77777777" w:rsidR="00E240AA" w:rsidRDefault="00985EBA">
      <w:pPr>
        <w:pStyle w:val="ByLine"/>
        <w:spacing w:after="0"/>
        <w:ind w:firstLine="562"/>
        <w:jc w:val="center"/>
        <w:rPr>
          <w:rFonts w:ascii="Times New Roman" w:hAnsi="Times New Roman"/>
        </w:rPr>
      </w:pPr>
      <w:r>
        <w:rPr>
          <w:rFonts w:ascii="Times New Roman" w:hAnsi="宋体" w:hint="eastAsia"/>
        </w:rPr>
        <w:t>发布时间</w:t>
      </w:r>
      <w:r>
        <w:rPr>
          <w:rFonts w:ascii="Times New Roman" w:hAnsi="Times New Roman"/>
        </w:rPr>
        <w:t>&lt;</w:t>
      </w:r>
      <w:r>
        <w:rPr>
          <w:rFonts w:ascii="Times New Roman" w:hAnsi="Times New Roman" w:hint="eastAsia"/>
        </w:rPr>
        <w:t>2020-10-19</w:t>
      </w:r>
      <w:r>
        <w:rPr>
          <w:rFonts w:ascii="Times New Roman" w:hAnsi="Times New Roman"/>
        </w:rPr>
        <w:t>&gt;</w:t>
      </w:r>
    </w:p>
    <w:p w14:paraId="06953BF1" w14:textId="77777777" w:rsidR="00E240AA" w:rsidRDefault="00985EBA">
      <w:pPr>
        <w:pStyle w:val="ByLine"/>
        <w:spacing w:after="0"/>
        <w:ind w:firstLine="562"/>
        <w:jc w:val="center"/>
        <w:rPr>
          <w:rFonts w:ascii="Times New Roman" w:hAnsi="Times New Roman"/>
        </w:rPr>
      </w:pPr>
      <w:r>
        <w:rPr>
          <w:rFonts w:ascii="Times New Roman" w:hAnsi="宋体" w:hint="eastAsia"/>
        </w:rPr>
        <w:t>编写人</w:t>
      </w:r>
      <w:r>
        <w:rPr>
          <w:rFonts w:ascii="Times New Roman" w:hAnsi="Times New Roman"/>
        </w:rPr>
        <w:t>&lt;</w:t>
      </w:r>
      <w:r>
        <w:rPr>
          <w:rFonts w:ascii="Times New Roman" w:hAnsi="Times New Roman" w:hint="eastAsia"/>
        </w:rPr>
        <w:t xml:space="preserve"> </w:t>
      </w:r>
      <w:r>
        <w:rPr>
          <w:rFonts w:ascii="Times New Roman" w:hAnsi="Times New Roman" w:hint="eastAsia"/>
        </w:rPr>
        <w:t>刘宇</w:t>
      </w:r>
      <w:r>
        <w:rPr>
          <w:rFonts w:ascii="Times New Roman" w:hAnsi="Times New Roman" w:hint="eastAsia"/>
        </w:rPr>
        <w:t xml:space="preserve"> </w:t>
      </w:r>
      <w:r>
        <w:rPr>
          <w:rFonts w:ascii="Times New Roman" w:hAnsi="宋体" w:hint="eastAsia"/>
        </w:rPr>
        <w:t>阮桥</w:t>
      </w:r>
      <w:r>
        <w:rPr>
          <w:rFonts w:ascii="Times New Roman" w:hAnsi="Times New Roman" w:hint="eastAsia"/>
        </w:rPr>
        <w:t xml:space="preserve"> </w:t>
      </w:r>
      <w:r>
        <w:rPr>
          <w:rFonts w:ascii="Times New Roman" w:hAnsi="Times New Roman"/>
        </w:rPr>
        <w:t>&gt;</w:t>
      </w:r>
    </w:p>
    <w:p w14:paraId="26294293" w14:textId="77777777" w:rsidR="00E240AA" w:rsidRDefault="00985EBA">
      <w:pPr>
        <w:pStyle w:val="ByLine"/>
        <w:spacing w:after="0"/>
        <w:ind w:firstLine="562"/>
        <w:jc w:val="center"/>
        <w:rPr>
          <w:rFonts w:ascii="Times New Roman" w:hAnsi="Times New Roman"/>
        </w:rPr>
      </w:pPr>
      <w:r>
        <w:rPr>
          <w:rFonts w:ascii="Times New Roman" w:hAnsi="宋体" w:hint="eastAsia"/>
        </w:rPr>
        <w:t>修订人</w:t>
      </w:r>
      <w:r>
        <w:rPr>
          <w:rFonts w:ascii="Times New Roman" w:hAnsi="Times New Roman" w:hint="eastAsia"/>
        </w:rPr>
        <w:t>&lt;           &gt;</w:t>
      </w:r>
    </w:p>
    <w:p w14:paraId="17EBD9D2" w14:textId="77777777" w:rsidR="00E240AA" w:rsidRDefault="00985EBA">
      <w:pPr>
        <w:pStyle w:val="ByLine"/>
        <w:spacing w:after="0"/>
        <w:ind w:firstLine="562"/>
        <w:jc w:val="center"/>
        <w:rPr>
          <w:rFonts w:ascii="Times New Roman" w:hAnsi="Times New Roman"/>
        </w:rPr>
      </w:pPr>
      <w:r>
        <w:rPr>
          <w:rFonts w:ascii="Times New Roman" w:hAnsi="Times New Roman" w:hint="eastAsia"/>
        </w:rPr>
        <w:t>批准人</w:t>
      </w:r>
      <w:r>
        <w:rPr>
          <w:rFonts w:ascii="Times New Roman" w:hAnsi="Times New Roman" w:hint="eastAsia"/>
        </w:rPr>
        <w:t>&lt;</w:t>
      </w:r>
      <w:r>
        <w:rPr>
          <w:rFonts w:ascii="Times New Roman" w:hAnsi="Times New Roman"/>
        </w:rPr>
        <w:t xml:space="preserve">   </w:t>
      </w:r>
      <w:r>
        <w:rPr>
          <w:rFonts w:ascii="Times New Roman" w:hAnsi="Times New Roman" w:hint="eastAsia"/>
        </w:rPr>
        <w:t>徐锋</w:t>
      </w:r>
      <w:r>
        <w:rPr>
          <w:rFonts w:ascii="Times New Roman" w:hAnsi="Times New Roman"/>
        </w:rPr>
        <w:t xml:space="preserve">    &gt;</w:t>
      </w:r>
    </w:p>
    <w:p w14:paraId="6E80FFF5" w14:textId="77777777" w:rsidR="00E240AA" w:rsidRDefault="00E240AA">
      <w:pPr>
        <w:ind w:firstLine="640"/>
        <w:rPr>
          <w:rFonts w:ascii="黑体" w:eastAsia="黑体" w:hAnsi="黑体"/>
          <w:sz w:val="32"/>
          <w:szCs w:val="32"/>
        </w:rPr>
      </w:pPr>
    </w:p>
    <w:p w14:paraId="65E8424D" w14:textId="77777777" w:rsidR="00E240AA" w:rsidRDefault="00E240AA">
      <w:pPr>
        <w:ind w:firstLine="640"/>
        <w:rPr>
          <w:rFonts w:ascii="黑体" w:eastAsia="黑体" w:hAnsi="黑体"/>
          <w:sz w:val="32"/>
          <w:szCs w:val="32"/>
        </w:rPr>
      </w:pPr>
    </w:p>
    <w:p w14:paraId="1A447E2F" w14:textId="77777777" w:rsidR="00E240AA" w:rsidRDefault="00E240AA">
      <w:pPr>
        <w:ind w:firstLine="640"/>
        <w:rPr>
          <w:rFonts w:ascii="黑体" w:eastAsia="黑体" w:hAnsi="黑体"/>
          <w:sz w:val="32"/>
          <w:szCs w:val="32"/>
        </w:rPr>
      </w:pPr>
    </w:p>
    <w:p w14:paraId="50A98E5D" w14:textId="77777777" w:rsidR="00E240AA" w:rsidRDefault="00E240AA">
      <w:pPr>
        <w:ind w:firstLine="640"/>
        <w:rPr>
          <w:rFonts w:ascii="黑体" w:eastAsia="黑体" w:hAnsi="黑体"/>
          <w:sz w:val="32"/>
          <w:szCs w:val="32"/>
        </w:rPr>
      </w:pPr>
    </w:p>
    <w:p w14:paraId="13C775F5" w14:textId="77777777" w:rsidR="00E240AA" w:rsidRDefault="00E240AA">
      <w:pPr>
        <w:ind w:firstLine="640"/>
        <w:rPr>
          <w:rFonts w:ascii="黑体" w:eastAsia="黑体" w:hAnsi="黑体"/>
          <w:sz w:val="32"/>
          <w:szCs w:val="32"/>
        </w:rPr>
      </w:pPr>
    </w:p>
    <w:p w14:paraId="6604E841" w14:textId="77777777" w:rsidR="00E240AA" w:rsidRDefault="00E240AA">
      <w:pPr>
        <w:ind w:firstLine="640"/>
        <w:rPr>
          <w:rFonts w:ascii="黑体" w:eastAsia="黑体" w:hAnsi="黑体"/>
          <w:sz w:val="32"/>
          <w:szCs w:val="32"/>
        </w:rPr>
      </w:pPr>
    </w:p>
    <w:p w14:paraId="654F04EA" w14:textId="77777777" w:rsidR="00E240AA" w:rsidRDefault="00E240AA">
      <w:pPr>
        <w:ind w:firstLine="640"/>
        <w:jc w:val="center"/>
        <w:rPr>
          <w:rFonts w:ascii="黑体" w:eastAsia="黑体" w:hAnsi="黑体"/>
          <w:sz w:val="32"/>
          <w:szCs w:val="32"/>
        </w:rPr>
      </w:pPr>
    </w:p>
    <w:p w14:paraId="237C7627" w14:textId="77777777" w:rsidR="00E240AA" w:rsidRDefault="00E240AA">
      <w:pPr>
        <w:ind w:firstLine="640"/>
        <w:jc w:val="center"/>
        <w:rPr>
          <w:rFonts w:ascii="黑体" w:eastAsia="黑体" w:hAnsi="黑体"/>
          <w:sz w:val="32"/>
          <w:szCs w:val="32"/>
        </w:rPr>
      </w:pPr>
    </w:p>
    <w:p w14:paraId="78CD7448" w14:textId="77777777" w:rsidR="00E240AA" w:rsidRDefault="00E240AA">
      <w:pPr>
        <w:ind w:firstLine="640"/>
        <w:jc w:val="center"/>
        <w:rPr>
          <w:rFonts w:ascii="黑体" w:eastAsia="黑体" w:hAnsi="黑体"/>
          <w:sz w:val="32"/>
          <w:szCs w:val="32"/>
        </w:rPr>
      </w:pPr>
    </w:p>
    <w:p w14:paraId="7CF2DE3F" w14:textId="77777777" w:rsidR="00E240AA" w:rsidRDefault="00985EBA">
      <w:pPr>
        <w:ind w:firstLine="640"/>
        <w:jc w:val="center"/>
        <w:rPr>
          <w:rFonts w:ascii="黑体" w:eastAsia="黑体" w:hAnsi="黑体"/>
          <w:sz w:val="32"/>
          <w:szCs w:val="32"/>
        </w:rPr>
      </w:pPr>
      <w:r>
        <w:rPr>
          <w:rFonts w:ascii="黑体" w:eastAsia="黑体" w:hAnsi="黑体" w:hint="eastAsia"/>
          <w:sz w:val="32"/>
          <w:szCs w:val="32"/>
        </w:rPr>
        <w:t>南京航空航天大学</w:t>
      </w:r>
    </w:p>
    <w:p w14:paraId="0C450CE7" w14:textId="6CEFEB63" w:rsidR="00E240AA" w:rsidRDefault="00985EBA">
      <w:pPr>
        <w:spacing w:line="240" w:lineRule="auto"/>
        <w:jc w:val="center"/>
        <w:rPr>
          <w:rFonts w:ascii="黑体" w:eastAsia="黑体" w:hAnsi="黑体"/>
          <w:sz w:val="32"/>
          <w:szCs w:val="32"/>
        </w:rPr>
      </w:pPr>
      <w:r>
        <w:rPr>
          <w:rFonts w:ascii="黑体" w:eastAsia="黑体" w:hAnsi="黑体" w:hint="eastAsia"/>
          <w:sz w:val="32"/>
          <w:szCs w:val="32"/>
        </w:rPr>
        <w:t xml:space="preserve"> </w:t>
      </w:r>
      <w:r>
        <w:rPr>
          <w:rFonts w:ascii="黑体" w:eastAsia="黑体" w:hAnsi="黑体"/>
          <w:sz w:val="32"/>
          <w:szCs w:val="32"/>
        </w:rPr>
        <w:t xml:space="preserve">  </w:t>
      </w:r>
      <w:r>
        <w:rPr>
          <w:rFonts w:ascii="黑体" w:eastAsia="黑体" w:hAnsi="黑体" w:hint="eastAsia"/>
          <w:sz w:val="32"/>
          <w:szCs w:val="32"/>
        </w:rPr>
        <w:t>制造与信息技术研究</w:t>
      </w:r>
      <w:bookmarkStart w:id="0" w:name="_Toc54018327"/>
      <w:r w:rsidR="00DC3FD9">
        <w:rPr>
          <w:rFonts w:ascii="黑体" w:eastAsia="黑体" w:hAnsi="黑体" w:hint="eastAsia"/>
          <w:sz w:val="32"/>
          <w:szCs w:val="32"/>
        </w:rPr>
        <w:t>所</w:t>
      </w:r>
    </w:p>
    <w:p w14:paraId="500CB0B1" w14:textId="77777777" w:rsidR="00E240AA" w:rsidRDefault="00E240AA">
      <w:pPr>
        <w:spacing w:line="240" w:lineRule="auto"/>
        <w:jc w:val="center"/>
        <w:rPr>
          <w:rFonts w:ascii="黑体" w:eastAsia="黑体" w:hAnsi="黑体"/>
          <w:sz w:val="32"/>
          <w:szCs w:val="32"/>
        </w:rPr>
      </w:pPr>
    </w:p>
    <w:p w14:paraId="11E347AD" w14:textId="77777777" w:rsidR="00E240AA" w:rsidRDefault="00E240AA">
      <w:pPr>
        <w:spacing w:line="240" w:lineRule="auto"/>
        <w:jc w:val="center"/>
        <w:rPr>
          <w:del w:id="1" w:author="张丹" w:date="2021-01-26T15:32:00Z"/>
          <w:rFonts w:ascii="黑体" w:eastAsia="黑体" w:hAnsi="黑体"/>
          <w:sz w:val="32"/>
          <w:szCs w:val="32"/>
        </w:rPr>
      </w:pPr>
    </w:p>
    <w:p w14:paraId="5741755D" w14:textId="77777777" w:rsidR="00E240AA" w:rsidRDefault="00E240AA">
      <w:pPr>
        <w:spacing w:line="240" w:lineRule="auto"/>
        <w:jc w:val="center"/>
        <w:rPr>
          <w:del w:id="2" w:author="张丹" w:date="2021-01-26T15:32:00Z"/>
          <w:rFonts w:ascii="宋体" w:hAnsi="宋体"/>
          <w:sz w:val="21"/>
        </w:rPr>
      </w:pPr>
    </w:p>
    <w:p w14:paraId="05404F80" w14:textId="77777777" w:rsidR="00E240AA" w:rsidRDefault="00985EBA">
      <w:pPr>
        <w:tabs>
          <w:tab w:val="center" w:pos="4213"/>
          <w:tab w:val="left" w:pos="5168"/>
        </w:tabs>
        <w:spacing w:line="240" w:lineRule="auto"/>
        <w:jc w:val="center"/>
        <w:rPr>
          <w:rFonts w:ascii="宋体" w:hAnsi="宋体"/>
          <w:sz w:val="21"/>
        </w:rPr>
      </w:pPr>
      <w:r>
        <w:rPr>
          <w:rFonts w:ascii="宋体" w:hAnsi="宋体" w:hint="eastAsia"/>
          <w:sz w:val="21"/>
        </w:rPr>
        <w:tab/>
      </w:r>
    </w:p>
    <w:p w14:paraId="0F368565" w14:textId="77777777" w:rsidR="00E240AA" w:rsidRDefault="00E240AA">
      <w:pPr>
        <w:tabs>
          <w:tab w:val="center" w:pos="4213"/>
          <w:tab w:val="left" w:pos="5168"/>
        </w:tabs>
        <w:spacing w:line="240" w:lineRule="auto"/>
        <w:jc w:val="center"/>
        <w:rPr>
          <w:rFonts w:ascii="宋体" w:hAnsi="宋体"/>
          <w:sz w:val="21"/>
        </w:rPr>
        <w:sectPr w:rsidR="00E240AA">
          <w:pgSz w:w="11906" w:h="16838"/>
          <w:pgMar w:top="1440" w:right="1800" w:bottom="1440" w:left="1800" w:header="851" w:footer="992" w:gutter="0"/>
          <w:pgNumType w:fmt="upperRoman" w:start="1"/>
          <w:cols w:space="425"/>
          <w:docGrid w:type="lines" w:linePitch="312"/>
        </w:sectPr>
        <w:pPrChange w:id="3" w:author="张丹" w:date="2021-01-26T15:13:00Z">
          <w:pPr>
            <w:tabs>
              <w:tab w:val="center" w:pos="4213"/>
              <w:tab w:val="left" w:pos="5168"/>
            </w:tabs>
            <w:spacing w:line="240" w:lineRule="auto"/>
            <w:jc w:val="left"/>
          </w:pPr>
        </w:pPrChange>
      </w:pPr>
    </w:p>
    <w:sdt>
      <w:sdtPr>
        <w:rPr>
          <w:rFonts w:ascii="宋体" w:hAnsi="宋体"/>
          <w:sz w:val="21"/>
        </w:rPr>
        <w:id w:val="147481747"/>
        <w15:color w:val="DBDBDB"/>
        <w:docPartObj>
          <w:docPartGallery w:val="Table of Contents"/>
          <w:docPartUnique/>
        </w:docPartObj>
      </w:sdtPr>
      <w:sdtEndPr>
        <w:rPr>
          <w:b/>
        </w:rPr>
      </w:sdtEndPr>
      <w:sdtContent>
        <w:p w14:paraId="39A82765" w14:textId="77777777" w:rsidR="00E240AA" w:rsidRDefault="00985EBA">
          <w:pPr>
            <w:tabs>
              <w:tab w:val="center" w:pos="4213"/>
              <w:tab w:val="left" w:pos="5168"/>
            </w:tabs>
            <w:spacing w:line="240" w:lineRule="auto"/>
            <w:jc w:val="center"/>
            <w:rPr>
              <w:rFonts w:ascii="黑体" w:eastAsia="黑体" w:hAnsi="黑体"/>
              <w:sz w:val="44"/>
              <w:szCs w:val="44"/>
            </w:rPr>
            <w:pPrChange w:id="4" w:author="张丹" w:date="2021-01-26T15:13:00Z">
              <w:pPr>
                <w:tabs>
                  <w:tab w:val="center" w:pos="4213"/>
                  <w:tab w:val="left" w:pos="5168"/>
                </w:tabs>
                <w:spacing w:line="240" w:lineRule="auto"/>
                <w:jc w:val="left"/>
              </w:pPr>
            </w:pPrChange>
          </w:pPr>
          <w:r>
            <w:rPr>
              <w:rFonts w:ascii="黑体" w:eastAsia="黑体" w:hAnsi="黑体"/>
              <w:sz w:val="44"/>
              <w:szCs w:val="44"/>
            </w:rPr>
            <w:t>目录</w:t>
          </w:r>
        </w:p>
        <w:p w14:paraId="02FC0DE9" w14:textId="77777777" w:rsidR="00E240AA" w:rsidRDefault="00985EBA">
          <w:pPr>
            <w:pStyle w:val="TOC1"/>
            <w:tabs>
              <w:tab w:val="right" w:leader="dot" w:pos="8306"/>
            </w:tabs>
          </w:pPr>
          <w:r>
            <w:fldChar w:fldCharType="begin"/>
          </w:r>
          <w:r>
            <w:instrText xml:space="preserve">TOC \o "1-2" \h \u </w:instrText>
          </w:r>
          <w:r>
            <w:fldChar w:fldCharType="separate"/>
          </w:r>
          <w:hyperlink w:anchor="_Toc24571" w:history="1">
            <w:r>
              <w:rPr>
                <w:rFonts w:ascii="黑体" w:eastAsia="黑体" w:hAnsi="黑体" w:hint="eastAsia"/>
                <w:szCs w:val="32"/>
              </w:rPr>
              <w:t>1.项目概述</w:t>
            </w:r>
            <w:r>
              <w:tab/>
            </w:r>
            <w:fldSimple w:instr=" PAGEREF _Toc24571 ">
              <w:r>
                <w:t>1</w:t>
              </w:r>
            </w:fldSimple>
          </w:hyperlink>
        </w:p>
        <w:p w14:paraId="1AAE4A4F" w14:textId="77777777" w:rsidR="00E240AA" w:rsidRDefault="00DE1BA8">
          <w:pPr>
            <w:pStyle w:val="TOC2"/>
            <w:tabs>
              <w:tab w:val="right" w:leader="dot" w:pos="8306"/>
            </w:tabs>
            <w:ind w:left="480"/>
          </w:pPr>
          <w:hyperlink w:anchor="_Toc25413" w:history="1">
            <w:r w:rsidR="00985EBA">
              <w:rPr>
                <w:rFonts w:ascii="黑体" w:eastAsia="黑体" w:hAnsi="黑体" w:hint="eastAsia"/>
                <w:szCs w:val="30"/>
              </w:rPr>
              <w:t>1.1应用场合</w:t>
            </w:r>
            <w:r w:rsidR="00985EBA">
              <w:tab/>
            </w:r>
            <w:fldSimple w:instr=" PAGEREF _Toc25413 ">
              <w:r w:rsidR="00985EBA">
                <w:t>1</w:t>
              </w:r>
            </w:fldSimple>
          </w:hyperlink>
        </w:p>
        <w:p w14:paraId="2B65880D" w14:textId="77777777" w:rsidR="00E240AA" w:rsidRDefault="00DE1BA8">
          <w:pPr>
            <w:pStyle w:val="TOC2"/>
            <w:tabs>
              <w:tab w:val="right" w:leader="dot" w:pos="8306"/>
            </w:tabs>
            <w:ind w:left="480"/>
          </w:pPr>
          <w:hyperlink w:anchor="_Toc20524" w:history="1">
            <w:r w:rsidR="00985EBA">
              <w:rPr>
                <w:rFonts w:ascii="黑体" w:eastAsia="黑体" w:hAnsi="黑体" w:hint="eastAsia"/>
                <w:szCs w:val="30"/>
              </w:rPr>
              <w:t>1.2项目目标</w:t>
            </w:r>
            <w:r w:rsidR="00985EBA">
              <w:tab/>
            </w:r>
            <w:fldSimple w:instr=" PAGEREF _Toc20524 ">
              <w:r w:rsidR="00985EBA">
                <w:t>1</w:t>
              </w:r>
            </w:fldSimple>
          </w:hyperlink>
        </w:p>
        <w:p w14:paraId="712132E9" w14:textId="77777777" w:rsidR="00E240AA" w:rsidRDefault="00DE1BA8">
          <w:pPr>
            <w:pStyle w:val="TOC2"/>
            <w:tabs>
              <w:tab w:val="right" w:leader="dot" w:pos="8306"/>
            </w:tabs>
            <w:ind w:left="480"/>
          </w:pPr>
          <w:hyperlink w:anchor="_Toc15639" w:history="1">
            <w:r w:rsidR="00985EBA">
              <w:rPr>
                <w:rFonts w:ascii="黑体" w:eastAsia="黑体" w:hAnsi="黑体" w:hint="eastAsia"/>
                <w:szCs w:val="30"/>
              </w:rPr>
              <w:t>1.3条件与限制</w:t>
            </w:r>
            <w:r w:rsidR="00985EBA">
              <w:tab/>
            </w:r>
            <w:fldSimple w:instr=" PAGEREF _Toc15639 ">
              <w:r w:rsidR="00985EBA">
                <w:t>1</w:t>
              </w:r>
            </w:fldSimple>
          </w:hyperlink>
        </w:p>
        <w:p w14:paraId="21AB0CD5" w14:textId="77777777" w:rsidR="00E240AA" w:rsidRDefault="00DE1BA8">
          <w:pPr>
            <w:pStyle w:val="TOC2"/>
            <w:tabs>
              <w:tab w:val="right" w:leader="dot" w:pos="8306"/>
            </w:tabs>
            <w:ind w:left="480"/>
          </w:pPr>
          <w:hyperlink w:anchor="_Toc21412" w:history="1">
            <w:r w:rsidR="00985EBA">
              <w:rPr>
                <w:rFonts w:ascii="黑体" w:eastAsia="黑体" w:hAnsi="黑体" w:hint="eastAsia"/>
                <w:szCs w:val="30"/>
              </w:rPr>
              <w:t>1.4业务功能需求列表</w:t>
            </w:r>
            <w:r w:rsidR="00985EBA">
              <w:tab/>
            </w:r>
            <w:fldSimple w:instr=" PAGEREF _Toc21412 ">
              <w:r w:rsidR="00985EBA">
                <w:t>1</w:t>
              </w:r>
            </w:fldSimple>
          </w:hyperlink>
        </w:p>
        <w:p w14:paraId="3A180858" w14:textId="77777777" w:rsidR="00E240AA" w:rsidRDefault="00DE1BA8">
          <w:pPr>
            <w:pStyle w:val="TOC2"/>
            <w:tabs>
              <w:tab w:val="right" w:leader="dot" w:pos="8306"/>
            </w:tabs>
            <w:ind w:left="480"/>
          </w:pPr>
          <w:hyperlink w:anchor="_Toc26960" w:history="1">
            <w:r w:rsidR="00985EBA">
              <w:rPr>
                <w:rFonts w:ascii="黑体" w:eastAsia="黑体" w:hAnsi="黑体" w:hint="eastAsia"/>
                <w:szCs w:val="30"/>
              </w:rPr>
              <w:t>2.1</w:t>
            </w:r>
            <w:r w:rsidR="00985EBA">
              <w:rPr>
                <w:rFonts w:ascii="黑体" w:eastAsia="黑体" w:hAnsi="黑体"/>
                <w:szCs w:val="30"/>
              </w:rPr>
              <w:t xml:space="preserve"> </w:t>
            </w:r>
            <w:r w:rsidR="00985EBA">
              <w:rPr>
                <w:rFonts w:ascii="黑体" w:eastAsia="黑体" w:hAnsi="黑体" w:hint="eastAsia"/>
                <w:szCs w:val="30"/>
              </w:rPr>
              <w:t>需求分析</w:t>
            </w:r>
            <w:r w:rsidR="00985EBA">
              <w:tab/>
            </w:r>
            <w:fldSimple w:instr=" PAGEREF _Toc26960 ">
              <w:r w:rsidR="00985EBA">
                <w:t>2</w:t>
              </w:r>
            </w:fldSimple>
          </w:hyperlink>
        </w:p>
        <w:p w14:paraId="4704DDF4" w14:textId="77777777" w:rsidR="00E240AA" w:rsidRDefault="00DE1BA8">
          <w:pPr>
            <w:pStyle w:val="TOC2"/>
            <w:tabs>
              <w:tab w:val="right" w:leader="dot" w:pos="8306"/>
            </w:tabs>
            <w:ind w:left="480"/>
          </w:pPr>
          <w:hyperlink w:anchor="_Toc29509" w:history="1">
            <w:r w:rsidR="00985EBA">
              <w:rPr>
                <w:rFonts w:ascii="黑体" w:eastAsia="黑体" w:hAnsi="黑体" w:hint="eastAsia"/>
                <w:szCs w:val="30"/>
              </w:rPr>
              <w:t>2.2</w:t>
            </w:r>
            <w:r w:rsidR="00985EBA">
              <w:rPr>
                <w:rFonts w:ascii="黑体" w:eastAsia="黑体" w:hAnsi="黑体"/>
                <w:szCs w:val="30"/>
              </w:rPr>
              <w:t xml:space="preserve"> </w:t>
            </w:r>
            <w:r w:rsidR="00985EBA">
              <w:rPr>
                <w:rFonts w:ascii="黑体" w:eastAsia="黑体" w:hAnsi="黑体" w:hint="eastAsia"/>
                <w:szCs w:val="30"/>
              </w:rPr>
              <w:t>技术要求</w:t>
            </w:r>
            <w:r w:rsidR="00985EBA">
              <w:tab/>
            </w:r>
            <w:fldSimple w:instr=" PAGEREF _Toc29509 ">
              <w:r w:rsidR="00985EBA">
                <w:t>3</w:t>
              </w:r>
            </w:fldSimple>
          </w:hyperlink>
        </w:p>
        <w:p w14:paraId="20C3A625" w14:textId="77777777" w:rsidR="00E240AA" w:rsidRDefault="00DE1BA8">
          <w:pPr>
            <w:pStyle w:val="TOC2"/>
            <w:tabs>
              <w:tab w:val="right" w:leader="dot" w:pos="8306"/>
            </w:tabs>
            <w:ind w:left="480" w:firstLineChars="100" w:firstLine="240"/>
          </w:pPr>
          <w:hyperlink w:anchor="_Toc9225" w:history="1">
            <w:r w:rsidR="00985EBA">
              <w:rPr>
                <w:rFonts w:ascii="黑体" w:eastAsia="黑体" w:hAnsi="黑体" w:hint="eastAsia"/>
                <w:szCs w:val="30"/>
              </w:rPr>
              <w:t>2.2.1总体要求</w:t>
            </w:r>
            <w:r w:rsidR="00985EBA">
              <w:tab/>
            </w:r>
            <w:fldSimple w:instr=" PAGEREF _Toc9225 ">
              <w:r w:rsidR="00985EBA">
                <w:t>3</w:t>
              </w:r>
            </w:fldSimple>
          </w:hyperlink>
        </w:p>
        <w:p w14:paraId="0CC99E61" w14:textId="77777777" w:rsidR="00E240AA" w:rsidRDefault="00DE1BA8">
          <w:pPr>
            <w:pStyle w:val="TOC2"/>
            <w:tabs>
              <w:tab w:val="right" w:leader="dot" w:pos="8306"/>
            </w:tabs>
            <w:ind w:left="480" w:firstLineChars="100" w:firstLine="240"/>
          </w:pPr>
          <w:hyperlink w:anchor="_Toc7748" w:history="1">
            <w:r w:rsidR="00985EBA">
              <w:rPr>
                <w:rFonts w:ascii="黑体" w:eastAsia="黑体" w:hAnsi="黑体" w:hint="eastAsia"/>
                <w:szCs w:val="30"/>
              </w:rPr>
              <w:t>2.2.2软件架构设计要求</w:t>
            </w:r>
            <w:r w:rsidR="00985EBA">
              <w:tab/>
            </w:r>
            <w:fldSimple w:instr=" PAGEREF _Toc7748 ">
              <w:r w:rsidR="00985EBA">
                <w:t>3</w:t>
              </w:r>
            </w:fldSimple>
          </w:hyperlink>
        </w:p>
        <w:p w14:paraId="2DCDA6E9" w14:textId="77777777" w:rsidR="00E240AA" w:rsidRDefault="00DE1BA8">
          <w:pPr>
            <w:pStyle w:val="TOC2"/>
            <w:tabs>
              <w:tab w:val="right" w:leader="dot" w:pos="8306"/>
            </w:tabs>
            <w:ind w:left="480" w:firstLineChars="100" w:firstLine="240"/>
          </w:pPr>
          <w:hyperlink w:anchor="_Toc12425" w:history="1">
            <w:r w:rsidR="00985EBA">
              <w:rPr>
                <w:rFonts w:ascii="黑体" w:eastAsia="黑体" w:hAnsi="黑体" w:hint="eastAsia"/>
                <w:szCs w:val="30"/>
              </w:rPr>
              <w:t>2.2.3功能模块要求</w:t>
            </w:r>
            <w:r w:rsidR="00985EBA">
              <w:tab/>
            </w:r>
            <w:fldSimple w:instr=" PAGEREF _Toc12425 ">
              <w:r w:rsidR="00985EBA">
                <w:t>3</w:t>
              </w:r>
            </w:fldSimple>
          </w:hyperlink>
        </w:p>
        <w:p w14:paraId="458910E9" w14:textId="77777777" w:rsidR="00E240AA" w:rsidRDefault="00DE1BA8">
          <w:pPr>
            <w:pStyle w:val="TOC2"/>
            <w:tabs>
              <w:tab w:val="right" w:leader="dot" w:pos="8306"/>
            </w:tabs>
            <w:ind w:left="480" w:firstLineChars="100" w:firstLine="240"/>
          </w:pPr>
          <w:hyperlink w:anchor="_Toc18695" w:history="1">
            <w:r w:rsidR="00985EBA">
              <w:rPr>
                <w:rFonts w:ascii="黑体" w:eastAsia="黑体" w:hAnsi="黑体" w:hint="eastAsia"/>
                <w:szCs w:val="30"/>
              </w:rPr>
              <w:t>2.2.</w:t>
            </w:r>
            <w:r w:rsidR="00985EBA">
              <w:rPr>
                <w:rFonts w:ascii="黑体" w:eastAsia="黑体" w:hAnsi="黑体"/>
                <w:szCs w:val="30"/>
              </w:rPr>
              <w:t>4</w:t>
            </w:r>
            <w:r w:rsidR="00985EBA">
              <w:rPr>
                <w:rFonts w:ascii="黑体" w:eastAsia="黑体" w:hAnsi="黑体" w:hint="eastAsia"/>
                <w:szCs w:val="30"/>
              </w:rPr>
              <w:t>软件风格与界面要求</w:t>
            </w:r>
            <w:r w:rsidR="00985EBA">
              <w:tab/>
            </w:r>
            <w:fldSimple w:instr=" PAGEREF _Toc18695 ">
              <w:r w:rsidR="00985EBA">
                <w:t>4</w:t>
              </w:r>
            </w:fldSimple>
          </w:hyperlink>
        </w:p>
        <w:p w14:paraId="365A936F" w14:textId="77777777" w:rsidR="00E240AA" w:rsidRDefault="00DE1BA8">
          <w:pPr>
            <w:pStyle w:val="TOC2"/>
            <w:tabs>
              <w:tab w:val="right" w:leader="dot" w:pos="8306"/>
            </w:tabs>
            <w:ind w:left="480" w:firstLineChars="100" w:firstLine="240"/>
          </w:pPr>
          <w:hyperlink w:anchor="_Toc16606" w:history="1">
            <w:r w:rsidR="00985EBA">
              <w:rPr>
                <w:rFonts w:ascii="黑体" w:eastAsia="黑体" w:hAnsi="黑体" w:hint="eastAsia"/>
                <w:szCs w:val="30"/>
              </w:rPr>
              <w:t>2.2.</w:t>
            </w:r>
            <w:r w:rsidR="00985EBA">
              <w:rPr>
                <w:rFonts w:ascii="黑体" w:eastAsia="黑体" w:hAnsi="黑体"/>
                <w:szCs w:val="30"/>
              </w:rPr>
              <w:t>5</w:t>
            </w:r>
            <w:r w:rsidR="00985EBA">
              <w:rPr>
                <w:rFonts w:ascii="黑体" w:eastAsia="黑体" w:hAnsi="黑体" w:hint="eastAsia"/>
                <w:szCs w:val="30"/>
              </w:rPr>
              <w:t>软件其他要求</w:t>
            </w:r>
            <w:r w:rsidR="00985EBA">
              <w:tab/>
            </w:r>
            <w:fldSimple w:instr=" PAGEREF _Toc16606 ">
              <w:r w:rsidR="00985EBA">
                <w:t>4</w:t>
              </w:r>
            </w:fldSimple>
          </w:hyperlink>
        </w:p>
        <w:p w14:paraId="4BD6EC87" w14:textId="77777777" w:rsidR="00E240AA" w:rsidRDefault="00DE1BA8">
          <w:pPr>
            <w:pStyle w:val="TOC2"/>
            <w:tabs>
              <w:tab w:val="right" w:leader="dot" w:pos="8306"/>
            </w:tabs>
            <w:ind w:left="480"/>
          </w:pPr>
          <w:hyperlink w:anchor="_Toc5386" w:history="1">
            <w:r w:rsidR="00985EBA">
              <w:rPr>
                <w:rFonts w:ascii="黑体" w:eastAsia="黑体" w:hAnsi="黑体" w:hint="eastAsia"/>
                <w:szCs w:val="30"/>
              </w:rPr>
              <w:t>2.3</w:t>
            </w:r>
            <w:r w:rsidR="00985EBA">
              <w:rPr>
                <w:rFonts w:ascii="黑体" w:eastAsia="黑体" w:hAnsi="黑体"/>
                <w:szCs w:val="30"/>
              </w:rPr>
              <w:t xml:space="preserve"> </w:t>
            </w:r>
            <w:r w:rsidR="00985EBA">
              <w:rPr>
                <w:rFonts w:ascii="黑体" w:eastAsia="黑体" w:hAnsi="黑体" w:hint="eastAsia"/>
                <w:szCs w:val="30"/>
              </w:rPr>
              <w:t>编写目的</w:t>
            </w:r>
            <w:r w:rsidR="00985EBA">
              <w:tab/>
            </w:r>
            <w:fldSimple w:instr=" PAGEREF _Toc5386 ">
              <w:r w:rsidR="00985EBA">
                <w:t>5</w:t>
              </w:r>
            </w:fldSimple>
          </w:hyperlink>
        </w:p>
        <w:p w14:paraId="0F3CE3C4" w14:textId="77777777" w:rsidR="00E240AA" w:rsidRDefault="00DE1BA8">
          <w:pPr>
            <w:pStyle w:val="TOC2"/>
            <w:tabs>
              <w:tab w:val="right" w:leader="dot" w:pos="8306"/>
            </w:tabs>
            <w:ind w:left="480"/>
          </w:pPr>
          <w:hyperlink w:anchor="_Toc15805" w:history="1">
            <w:r w:rsidR="00985EBA">
              <w:rPr>
                <w:rFonts w:ascii="黑体" w:eastAsia="黑体" w:hAnsi="黑体" w:hint="eastAsia"/>
                <w:szCs w:val="30"/>
              </w:rPr>
              <w:t>2.4</w:t>
            </w:r>
            <w:r w:rsidR="00985EBA">
              <w:rPr>
                <w:rFonts w:ascii="黑体" w:eastAsia="黑体" w:hAnsi="黑体"/>
                <w:szCs w:val="30"/>
              </w:rPr>
              <w:t xml:space="preserve"> </w:t>
            </w:r>
            <w:r w:rsidR="00985EBA">
              <w:rPr>
                <w:rFonts w:ascii="黑体" w:eastAsia="黑体" w:hAnsi="黑体" w:hint="eastAsia"/>
                <w:szCs w:val="30"/>
              </w:rPr>
              <w:t>术语定义</w:t>
            </w:r>
            <w:r w:rsidR="00985EBA">
              <w:tab/>
            </w:r>
            <w:fldSimple w:instr=" PAGEREF _Toc15805 ">
              <w:r w:rsidR="00985EBA">
                <w:t>5</w:t>
              </w:r>
            </w:fldSimple>
          </w:hyperlink>
        </w:p>
        <w:p w14:paraId="2DFA9F2F" w14:textId="77777777" w:rsidR="00E240AA" w:rsidRDefault="00DE1BA8">
          <w:pPr>
            <w:pStyle w:val="TOC2"/>
            <w:tabs>
              <w:tab w:val="right" w:leader="dot" w:pos="8306"/>
            </w:tabs>
            <w:ind w:left="480"/>
          </w:pPr>
          <w:hyperlink w:anchor="_Toc24283" w:history="1">
            <w:r w:rsidR="00985EBA">
              <w:rPr>
                <w:rFonts w:ascii="黑体" w:eastAsia="黑体" w:hAnsi="黑体" w:hint="eastAsia"/>
                <w:szCs w:val="30"/>
              </w:rPr>
              <w:t>2.5参考资料</w:t>
            </w:r>
            <w:r w:rsidR="00985EBA">
              <w:tab/>
            </w:r>
            <w:fldSimple w:instr=" PAGEREF _Toc24283 ">
              <w:r w:rsidR="00985EBA">
                <w:t>6</w:t>
              </w:r>
            </w:fldSimple>
          </w:hyperlink>
        </w:p>
        <w:p w14:paraId="02B9A4C5" w14:textId="77777777" w:rsidR="00E240AA" w:rsidRDefault="00DE1BA8">
          <w:pPr>
            <w:pStyle w:val="TOC1"/>
            <w:tabs>
              <w:tab w:val="right" w:leader="dot" w:pos="8306"/>
            </w:tabs>
          </w:pPr>
          <w:hyperlink w:anchor="_Toc21901" w:history="1">
            <w:r w:rsidR="00985EBA">
              <w:rPr>
                <w:rFonts w:ascii="黑体" w:eastAsia="黑体" w:hAnsi="黑体" w:hint="eastAsia"/>
                <w:szCs w:val="32"/>
              </w:rPr>
              <w:t>3.总体设计</w:t>
            </w:r>
            <w:r w:rsidR="00985EBA">
              <w:tab/>
            </w:r>
            <w:fldSimple w:instr=" PAGEREF _Toc21901 ">
              <w:r w:rsidR="00985EBA">
                <w:t>6</w:t>
              </w:r>
            </w:fldSimple>
          </w:hyperlink>
        </w:p>
        <w:p w14:paraId="26F2D31D" w14:textId="77777777" w:rsidR="00E240AA" w:rsidRDefault="00DE1BA8">
          <w:pPr>
            <w:pStyle w:val="TOC2"/>
            <w:tabs>
              <w:tab w:val="right" w:leader="dot" w:pos="8306"/>
            </w:tabs>
            <w:ind w:left="480"/>
          </w:pPr>
          <w:hyperlink w:anchor="_Toc8265" w:history="1">
            <w:r w:rsidR="00985EBA">
              <w:rPr>
                <w:rFonts w:ascii="黑体" w:eastAsia="黑体" w:hAnsi="黑体" w:hint="eastAsia"/>
                <w:szCs w:val="30"/>
              </w:rPr>
              <w:t>3.1系统结构</w:t>
            </w:r>
            <w:r w:rsidR="00985EBA">
              <w:tab/>
            </w:r>
            <w:fldSimple w:instr=" PAGEREF _Toc8265 ">
              <w:r w:rsidR="00985EBA">
                <w:t>6</w:t>
              </w:r>
            </w:fldSimple>
          </w:hyperlink>
        </w:p>
        <w:p w14:paraId="4C99C632" w14:textId="77777777" w:rsidR="00E240AA" w:rsidRDefault="00DE1BA8">
          <w:pPr>
            <w:pStyle w:val="TOC2"/>
            <w:tabs>
              <w:tab w:val="right" w:leader="dot" w:pos="8306"/>
            </w:tabs>
            <w:ind w:left="480"/>
          </w:pPr>
          <w:hyperlink w:anchor="_Toc15571" w:history="1">
            <w:r w:rsidR="00985EBA">
              <w:rPr>
                <w:rFonts w:ascii="黑体" w:eastAsia="黑体" w:hAnsi="黑体" w:hint="eastAsia"/>
                <w:szCs w:val="30"/>
              </w:rPr>
              <w:t>3.2硬件系统采集平台的设计</w:t>
            </w:r>
            <w:r w:rsidR="00985EBA">
              <w:tab/>
            </w:r>
            <w:fldSimple w:instr=" PAGEREF _Toc15571 ">
              <w:r w:rsidR="00985EBA">
                <w:t>8</w:t>
              </w:r>
            </w:fldSimple>
          </w:hyperlink>
        </w:p>
        <w:p w14:paraId="425541A8" w14:textId="77777777" w:rsidR="00E240AA" w:rsidRDefault="00DE1BA8">
          <w:pPr>
            <w:pStyle w:val="TOC2"/>
            <w:tabs>
              <w:tab w:val="right" w:leader="dot" w:pos="8306"/>
            </w:tabs>
            <w:ind w:left="480"/>
          </w:pPr>
          <w:hyperlink w:anchor="_Toc5481" w:history="1">
            <w:r w:rsidR="00985EBA">
              <w:rPr>
                <w:rFonts w:ascii="黑体" w:eastAsia="黑体" w:hAnsi="黑体" w:hint="eastAsia"/>
                <w:szCs w:val="30"/>
              </w:rPr>
              <w:t>3.3软件系统的设计</w:t>
            </w:r>
            <w:r w:rsidR="00985EBA">
              <w:tab/>
            </w:r>
            <w:fldSimple w:instr=" PAGEREF _Toc5481 ">
              <w:r w:rsidR="00985EBA">
                <w:t>9</w:t>
              </w:r>
            </w:fldSimple>
          </w:hyperlink>
        </w:p>
        <w:p w14:paraId="5BC4AD89" w14:textId="77777777" w:rsidR="00E240AA" w:rsidRDefault="00DE1BA8">
          <w:pPr>
            <w:pStyle w:val="TOC1"/>
            <w:tabs>
              <w:tab w:val="right" w:leader="dot" w:pos="8306"/>
            </w:tabs>
          </w:pPr>
          <w:hyperlink w:anchor="_Toc21432" w:history="1">
            <w:r w:rsidR="00985EBA">
              <w:rPr>
                <w:rFonts w:ascii="黑体" w:eastAsia="黑体" w:hAnsi="黑体" w:hint="eastAsia"/>
                <w:szCs w:val="32"/>
              </w:rPr>
              <w:t>3.4接口设计</w:t>
            </w:r>
            <w:r w:rsidR="00985EBA">
              <w:tab/>
            </w:r>
            <w:fldSimple w:instr=" PAGEREF _Toc21432 ">
              <w:r w:rsidR="00985EBA">
                <w:t>13</w:t>
              </w:r>
            </w:fldSimple>
          </w:hyperlink>
        </w:p>
        <w:p w14:paraId="23424301" w14:textId="77777777" w:rsidR="00E240AA" w:rsidRDefault="00DE1BA8">
          <w:pPr>
            <w:pStyle w:val="TOC2"/>
            <w:tabs>
              <w:tab w:val="right" w:leader="dot" w:pos="8306"/>
            </w:tabs>
            <w:ind w:left="480"/>
          </w:pPr>
          <w:hyperlink w:anchor="_Toc2183" w:history="1">
            <w:r w:rsidR="00985EBA">
              <w:rPr>
                <w:rFonts w:ascii="黑体" w:eastAsia="黑体" w:hAnsi="黑体" w:hint="eastAsia"/>
                <w:szCs w:val="30"/>
              </w:rPr>
              <w:t>3.4.1部分软件接口</w:t>
            </w:r>
            <w:r w:rsidR="00985EBA">
              <w:tab/>
            </w:r>
            <w:fldSimple w:instr=" PAGEREF _Toc2183 ">
              <w:r w:rsidR="00985EBA">
                <w:t>14</w:t>
              </w:r>
            </w:fldSimple>
          </w:hyperlink>
        </w:p>
        <w:p w14:paraId="401135DC" w14:textId="77777777" w:rsidR="00E240AA" w:rsidRDefault="00DE1BA8">
          <w:pPr>
            <w:pStyle w:val="TOC2"/>
            <w:tabs>
              <w:tab w:val="right" w:leader="dot" w:pos="8306"/>
            </w:tabs>
            <w:ind w:left="480"/>
          </w:pPr>
          <w:hyperlink w:anchor="_Toc12390" w:history="1">
            <w:r w:rsidR="00985EBA">
              <w:rPr>
                <w:rFonts w:ascii="黑体" w:eastAsia="黑体" w:hAnsi="黑体" w:hint="eastAsia"/>
                <w:szCs w:val="30"/>
              </w:rPr>
              <w:t>3.5数据库的设计</w:t>
            </w:r>
            <w:r w:rsidR="00985EBA">
              <w:tab/>
            </w:r>
            <w:fldSimple w:instr=" PAGEREF _Toc12390 ">
              <w:r w:rsidR="00985EBA">
                <w:t>15</w:t>
              </w:r>
            </w:fldSimple>
          </w:hyperlink>
        </w:p>
        <w:p w14:paraId="6F4C111C" w14:textId="77777777" w:rsidR="00E240AA" w:rsidRDefault="00DE1BA8">
          <w:pPr>
            <w:pStyle w:val="TOC2"/>
            <w:tabs>
              <w:tab w:val="right" w:leader="dot" w:pos="8306"/>
            </w:tabs>
            <w:ind w:left="480" w:firstLineChars="100" w:firstLine="240"/>
          </w:pPr>
          <w:hyperlink w:anchor="_Toc17993" w:history="1">
            <w:r w:rsidR="00985EBA">
              <w:rPr>
                <w:rFonts w:ascii="黑体" w:eastAsia="黑体" w:hAnsi="黑体" w:hint="eastAsia"/>
                <w:szCs w:val="30"/>
              </w:rPr>
              <w:t>3.5.1需求分析</w:t>
            </w:r>
            <w:r w:rsidR="00985EBA">
              <w:tab/>
            </w:r>
            <w:fldSimple w:instr=" PAGEREF _Toc17993 ">
              <w:r w:rsidR="00985EBA">
                <w:t>16</w:t>
              </w:r>
            </w:fldSimple>
          </w:hyperlink>
        </w:p>
        <w:p w14:paraId="5439575B" w14:textId="77777777" w:rsidR="00E240AA" w:rsidRDefault="00DE1BA8">
          <w:pPr>
            <w:pStyle w:val="TOC2"/>
            <w:tabs>
              <w:tab w:val="right" w:leader="dot" w:pos="8306"/>
            </w:tabs>
            <w:ind w:left="480" w:firstLineChars="100" w:firstLine="240"/>
          </w:pPr>
          <w:hyperlink w:anchor="_Toc29004" w:history="1">
            <w:r w:rsidR="00985EBA">
              <w:rPr>
                <w:rFonts w:ascii="黑体" w:eastAsia="黑体" w:hAnsi="黑体" w:hint="eastAsia"/>
                <w:szCs w:val="30"/>
              </w:rPr>
              <w:t>3.5.2概念模型设计</w:t>
            </w:r>
            <w:r w:rsidR="00985EBA">
              <w:tab/>
            </w:r>
            <w:fldSimple w:instr=" PAGEREF _Toc29004 ">
              <w:r w:rsidR="00985EBA">
                <w:t>16</w:t>
              </w:r>
            </w:fldSimple>
          </w:hyperlink>
        </w:p>
        <w:p w14:paraId="36D92563" w14:textId="77777777" w:rsidR="00E240AA" w:rsidRDefault="00DE1BA8">
          <w:pPr>
            <w:pStyle w:val="TOC2"/>
            <w:tabs>
              <w:tab w:val="right" w:leader="dot" w:pos="8306"/>
            </w:tabs>
            <w:ind w:left="480" w:firstLineChars="100" w:firstLine="240"/>
          </w:pPr>
          <w:hyperlink w:anchor="_Toc32046" w:history="1">
            <w:r w:rsidR="00985EBA">
              <w:rPr>
                <w:rFonts w:ascii="黑体" w:eastAsia="黑体" w:hAnsi="黑体" w:hint="eastAsia"/>
                <w:szCs w:val="30"/>
              </w:rPr>
              <w:t>3.5.3数据库逻辑设计说明</w:t>
            </w:r>
            <w:r w:rsidR="00985EBA">
              <w:tab/>
            </w:r>
            <w:fldSimple w:instr=" PAGEREF _Toc32046 ">
              <w:r w:rsidR="00985EBA">
                <w:t>17</w:t>
              </w:r>
            </w:fldSimple>
          </w:hyperlink>
        </w:p>
        <w:p w14:paraId="437C0CF3" w14:textId="77777777" w:rsidR="00E240AA" w:rsidRDefault="00DE1BA8">
          <w:pPr>
            <w:pStyle w:val="TOC2"/>
            <w:tabs>
              <w:tab w:val="right" w:leader="dot" w:pos="8306"/>
            </w:tabs>
            <w:ind w:left="480" w:firstLineChars="100" w:firstLine="240"/>
          </w:pPr>
          <w:hyperlink w:anchor="_Toc14752" w:history="1">
            <w:r w:rsidR="00985EBA">
              <w:rPr>
                <w:rFonts w:ascii="黑体" w:eastAsia="黑体" w:hAnsi="黑体" w:hint="eastAsia"/>
                <w:szCs w:val="30"/>
              </w:rPr>
              <w:t>3.5.4数据库物理设计说明</w:t>
            </w:r>
            <w:r w:rsidR="00985EBA">
              <w:tab/>
            </w:r>
            <w:fldSimple w:instr=" PAGEREF _Toc14752 ">
              <w:r w:rsidR="00985EBA">
                <w:t>18</w:t>
              </w:r>
            </w:fldSimple>
          </w:hyperlink>
        </w:p>
        <w:p w14:paraId="090992C8" w14:textId="77777777" w:rsidR="00E240AA" w:rsidRDefault="00DE1BA8">
          <w:pPr>
            <w:pStyle w:val="TOC2"/>
            <w:tabs>
              <w:tab w:val="right" w:leader="dot" w:pos="8306"/>
            </w:tabs>
            <w:ind w:left="480" w:firstLineChars="100" w:firstLine="240"/>
          </w:pPr>
          <w:hyperlink w:anchor="_Toc13660" w:history="1">
            <w:r w:rsidR="00985EBA">
              <w:rPr>
                <w:rFonts w:ascii="黑体" w:eastAsia="黑体" w:hAnsi="黑体" w:hint="eastAsia"/>
                <w:szCs w:val="30"/>
              </w:rPr>
              <w:t>3.5.5 SQL实现设计</w:t>
            </w:r>
            <w:r w:rsidR="00985EBA">
              <w:tab/>
            </w:r>
            <w:fldSimple w:instr=" PAGEREF _Toc13660 ">
              <w:r w:rsidR="00985EBA">
                <w:t>19</w:t>
              </w:r>
            </w:fldSimple>
          </w:hyperlink>
        </w:p>
        <w:p w14:paraId="4F50C797" w14:textId="77777777" w:rsidR="00E240AA" w:rsidRDefault="00DE1BA8">
          <w:pPr>
            <w:pStyle w:val="TOC1"/>
            <w:tabs>
              <w:tab w:val="right" w:leader="dot" w:pos="8306"/>
            </w:tabs>
          </w:pPr>
          <w:hyperlink w:anchor="_Toc6589" w:history="1">
            <w:r w:rsidR="00985EBA">
              <w:rPr>
                <w:rFonts w:ascii="黑体" w:eastAsia="黑体" w:hAnsi="黑体" w:hint="eastAsia"/>
                <w:szCs w:val="32"/>
              </w:rPr>
              <w:t>4.关键技术</w:t>
            </w:r>
            <w:r w:rsidR="00985EBA">
              <w:tab/>
            </w:r>
            <w:fldSimple w:instr=" PAGEREF _Toc6589 ">
              <w:r w:rsidR="00985EBA">
                <w:t>21</w:t>
              </w:r>
            </w:fldSimple>
          </w:hyperlink>
        </w:p>
        <w:p w14:paraId="6905C9E3" w14:textId="77777777" w:rsidR="00E240AA" w:rsidRDefault="00DE1BA8">
          <w:pPr>
            <w:pStyle w:val="TOC2"/>
            <w:tabs>
              <w:tab w:val="right" w:leader="dot" w:pos="8306"/>
            </w:tabs>
            <w:ind w:left="480"/>
          </w:pPr>
          <w:hyperlink w:anchor="_Toc18917" w:history="1">
            <w:r w:rsidR="00985EBA">
              <w:rPr>
                <w:rFonts w:ascii="黑体" w:eastAsia="黑体" w:hAnsi="黑体" w:hint="eastAsia"/>
                <w:szCs w:val="30"/>
              </w:rPr>
              <w:t>4.1设计视频信息采集平台及维修工艺的增强信息建模</w:t>
            </w:r>
            <w:r w:rsidR="00985EBA">
              <w:tab/>
            </w:r>
            <w:fldSimple w:instr=" PAGEREF _Toc18917 ">
              <w:r w:rsidR="00985EBA">
                <w:t>21</w:t>
              </w:r>
            </w:fldSimple>
          </w:hyperlink>
        </w:p>
        <w:p w14:paraId="1E1F0819" w14:textId="77777777" w:rsidR="00E240AA" w:rsidRDefault="00DE1BA8">
          <w:pPr>
            <w:pStyle w:val="TOC2"/>
            <w:tabs>
              <w:tab w:val="right" w:leader="dot" w:pos="8306"/>
            </w:tabs>
            <w:ind w:left="480"/>
          </w:pPr>
          <w:hyperlink w:anchor="_Toc19538" w:history="1">
            <w:r w:rsidR="00985EBA">
              <w:rPr>
                <w:rFonts w:ascii="黑体" w:eastAsia="黑体" w:hAnsi="黑体" w:hint="eastAsia"/>
                <w:szCs w:val="30"/>
              </w:rPr>
              <w:t>4.2基于视觉的双传感器融合跟踪注册方法</w:t>
            </w:r>
            <w:r w:rsidR="00985EBA">
              <w:tab/>
            </w:r>
            <w:fldSimple w:instr=" PAGEREF _Toc19538 ">
              <w:r w:rsidR="00985EBA">
                <w:t>22</w:t>
              </w:r>
            </w:fldSimple>
          </w:hyperlink>
        </w:p>
        <w:p w14:paraId="27865983" w14:textId="77777777" w:rsidR="00E240AA" w:rsidRDefault="00DE1BA8">
          <w:pPr>
            <w:pStyle w:val="TOC2"/>
            <w:tabs>
              <w:tab w:val="right" w:leader="dot" w:pos="8306"/>
            </w:tabs>
            <w:ind w:left="480"/>
          </w:pPr>
          <w:hyperlink w:anchor="_Toc30027" w:history="1">
            <w:r w:rsidR="00985EBA">
              <w:rPr>
                <w:rFonts w:ascii="黑体" w:eastAsia="黑体" w:hAnsi="黑体" w:hint="eastAsia"/>
                <w:szCs w:val="30"/>
              </w:rPr>
              <w:t>4.3交互式的视频标记技术</w:t>
            </w:r>
            <w:r w:rsidR="00985EBA">
              <w:tab/>
            </w:r>
            <w:fldSimple w:instr=" PAGEREF _Toc30027 ">
              <w:r w:rsidR="00985EBA">
                <w:t>22</w:t>
              </w:r>
            </w:fldSimple>
          </w:hyperlink>
        </w:p>
        <w:p w14:paraId="6824B36E" w14:textId="77777777" w:rsidR="00E240AA" w:rsidRDefault="00DE1BA8">
          <w:pPr>
            <w:pStyle w:val="TOC1"/>
            <w:tabs>
              <w:tab w:val="right" w:leader="dot" w:pos="8306"/>
            </w:tabs>
          </w:pPr>
          <w:hyperlink w:anchor="_Toc28371" w:history="1">
            <w:r w:rsidR="00985EBA">
              <w:rPr>
                <w:rFonts w:ascii="黑体" w:eastAsia="黑体" w:hAnsi="黑体" w:hint="eastAsia"/>
                <w:szCs w:val="32"/>
              </w:rPr>
              <w:t>5.开发方案</w:t>
            </w:r>
            <w:r w:rsidR="00985EBA">
              <w:tab/>
            </w:r>
            <w:fldSimple w:instr=" PAGEREF _Toc28371 ">
              <w:r w:rsidR="00985EBA">
                <w:t>22</w:t>
              </w:r>
            </w:fldSimple>
          </w:hyperlink>
        </w:p>
        <w:p w14:paraId="63046FAE" w14:textId="77777777" w:rsidR="00E240AA" w:rsidRDefault="00DE1BA8">
          <w:pPr>
            <w:pStyle w:val="TOC2"/>
            <w:tabs>
              <w:tab w:val="right" w:leader="dot" w:pos="8306"/>
            </w:tabs>
            <w:ind w:left="480"/>
          </w:pPr>
          <w:hyperlink w:anchor="_Toc21846" w:history="1">
            <w:r w:rsidR="00985EBA">
              <w:rPr>
                <w:rFonts w:ascii="黑体" w:eastAsia="黑体" w:hAnsi="黑体" w:hint="eastAsia"/>
                <w:szCs w:val="30"/>
              </w:rPr>
              <w:t>5.1运行环境及开发工具概述</w:t>
            </w:r>
            <w:r w:rsidR="00985EBA">
              <w:tab/>
            </w:r>
            <w:fldSimple w:instr=" PAGEREF _Toc21846 ">
              <w:r w:rsidR="00985EBA">
                <w:t>22</w:t>
              </w:r>
            </w:fldSimple>
          </w:hyperlink>
        </w:p>
        <w:p w14:paraId="3C3D558E" w14:textId="77777777" w:rsidR="00E240AA" w:rsidRDefault="00DE1BA8">
          <w:pPr>
            <w:pStyle w:val="TOC2"/>
            <w:tabs>
              <w:tab w:val="right" w:leader="dot" w:pos="8306"/>
            </w:tabs>
            <w:ind w:left="480"/>
          </w:pPr>
          <w:hyperlink w:anchor="_Toc22314" w:history="1">
            <w:r w:rsidR="00985EBA">
              <w:rPr>
                <w:rFonts w:ascii="黑体" w:eastAsia="黑体" w:hAnsi="黑体" w:hint="eastAsia"/>
                <w:szCs w:val="30"/>
              </w:rPr>
              <w:t>5.</w:t>
            </w:r>
            <w:r w:rsidR="00985EBA">
              <w:rPr>
                <w:rFonts w:ascii="黑体" w:eastAsia="黑体" w:hAnsi="黑体"/>
                <w:szCs w:val="30"/>
              </w:rPr>
              <w:t>2</w:t>
            </w:r>
            <w:r w:rsidR="00985EBA">
              <w:rPr>
                <w:rFonts w:ascii="黑体" w:eastAsia="黑体" w:hAnsi="黑体" w:hint="eastAsia"/>
                <w:szCs w:val="30"/>
              </w:rPr>
              <w:t>研究方案</w:t>
            </w:r>
            <w:r w:rsidR="00985EBA">
              <w:tab/>
            </w:r>
            <w:fldSimple w:instr=" PAGEREF _Toc22314 ">
              <w:r w:rsidR="00985EBA">
                <w:t>23</w:t>
              </w:r>
            </w:fldSimple>
          </w:hyperlink>
        </w:p>
        <w:p w14:paraId="1807FF48" w14:textId="77777777" w:rsidR="00E240AA" w:rsidRDefault="00DE1BA8">
          <w:pPr>
            <w:pStyle w:val="TOC2"/>
            <w:tabs>
              <w:tab w:val="right" w:leader="dot" w:pos="8306"/>
            </w:tabs>
            <w:ind w:left="480" w:firstLineChars="100" w:firstLine="240"/>
          </w:pPr>
          <w:hyperlink w:anchor="_Toc25994" w:history="1">
            <w:r w:rsidR="00985EBA">
              <w:rPr>
                <w:rFonts w:ascii="黑体" w:eastAsia="黑体" w:hAnsi="黑体" w:hint="eastAsia"/>
                <w:szCs w:val="30"/>
              </w:rPr>
              <w:t>5.2.1维修工艺的增强信息建模</w:t>
            </w:r>
            <w:r w:rsidR="00985EBA">
              <w:tab/>
            </w:r>
            <w:fldSimple w:instr=" PAGEREF _Toc25994 ">
              <w:r w:rsidR="00985EBA">
                <w:t>23</w:t>
              </w:r>
            </w:fldSimple>
          </w:hyperlink>
        </w:p>
        <w:p w14:paraId="05D926B4" w14:textId="77777777" w:rsidR="00E240AA" w:rsidRDefault="00DE1BA8">
          <w:pPr>
            <w:pStyle w:val="TOC2"/>
            <w:tabs>
              <w:tab w:val="right" w:leader="dot" w:pos="8306"/>
            </w:tabs>
            <w:ind w:left="480" w:firstLineChars="100" w:firstLine="240"/>
          </w:pPr>
          <w:hyperlink w:anchor="_Toc8968" w:history="1">
            <w:r w:rsidR="00985EBA">
              <w:rPr>
                <w:rFonts w:ascii="黑体" w:eastAsia="黑体" w:hAnsi="黑体" w:hint="eastAsia"/>
                <w:szCs w:val="30"/>
              </w:rPr>
              <w:t>5.2.2基于视觉的双传感器融合跟踪注册方法</w:t>
            </w:r>
            <w:r w:rsidR="00985EBA">
              <w:tab/>
            </w:r>
            <w:fldSimple w:instr=" PAGEREF _Toc8968 ">
              <w:r w:rsidR="00985EBA">
                <w:t>24</w:t>
              </w:r>
            </w:fldSimple>
          </w:hyperlink>
        </w:p>
        <w:p w14:paraId="76AE8E0C" w14:textId="77777777" w:rsidR="00E240AA" w:rsidRDefault="00DE1BA8">
          <w:pPr>
            <w:pStyle w:val="TOC2"/>
            <w:tabs>
              <w:tab w:val="right" w:leader="dot" w:pos="8306"/>
            </w:tabs>
            <w:ind w:left="480" w:firstLineChars="100" w:firstLine="240"/>
          </w:pPr>
          <w:hyperlink w:anchor="_Toc1059" w:history="1">
            <w:r w:rsidR="00985EBA">
              <w:rPr>
                <w:rFonts w:ascii="黑体" w:eastAsia="黑体" w:hAnsi="黑体" w:hint="eastAsia"/>
                <w:szCs w:val="30"/>
              </w:rPr>
              <w:t>5.2.3交互式的视频标记技术</w:t>
            </w:r>
            <w:r w:rsidR="00985EBA">
              <w:tab/>
            </w:r>
            <w:fldSimple w:instr=" PAGEREF _Toc1059 ">
              <w:r w:rsidR="00985EBA">
                <w:t>27</w:t>
              </w:r>
            </w:fldSimple>
          </w:hyperlink>
        </w:p>
        <w:p w14:paraId="218C4737" w14:textId="77777777" w:rsidR="00E240AA" w:rsidRDefault="00DE1BA8">
          <w:pPr>
            <w:pStyle w:val="TOC2"/>
            <w:tabs>
              <w:tab w:val="right" w:leader="dot" w:pos="8306"/>
            </w:tabs>
            <w:ind w:left="480"/>
          </w:pPr>
          <w:hyperlink w:anchor="_Toc21844" w:history="1">
            <w:r w:rsidR="00985EBA">
              <w:rPr>
                <w:rFonts w:ascii="黑体" w:eastAsia="黑体" w:hAnsi="黑体" w:hint="eastAsia"/>
                <w:szCs w:val="30"/>
              </w:rPr>
              <w:t>5.</w:t>
            </w:r>
            <w:r w:rsidR="00985EBA">
              <w:rPr>
                <w:rFonts w:ascii="黑体" w:eastAsia="黑体" w:hAnsi="黑体"/>
                <w:szCs w:val="30"/>
              </w:rPr>
              <w:t>3</w:t>
            </w:r>
            <w:r w:rsidR="00985EBA">
              <w:rPr>
                <w:rFonts w:ascii="黑体" w:eastAsia="黑体" w:hAnsi="黑体" w:hint="eastAsia"/>
                <w:szCs w:val="30"/>
              </w:rPr>
              <w:t>测试方案</w:t>
            </w:r>
            <w:r w:rsidR="00985EBA">
              <w:tab/>
            </w:r>
            <w:fldSimple w:instr=" PAGEREF _Toc21844 ">
              <w:r w:rsidR="00985EBA">
                <w:t>28</w:t>
              </w:r>
            </w:fldSimple>
          </w:hyperlink>
        </w:p>
        <w:p w14:paraId="1D94CF57" w14:textId="77777777" w:rsidR="00E240AA" w:rsidRDefault="00DE1BA8">
          <w:pPr>
            <w:pStyle w:val="TOC1"/>
            <w:tabs>
              <w:tab w:val="right" w:leader="dot" w:pos="8306"/>
            </w:tabs>
          </w:pPr>
          <w:hyperlink w:anchor="_Toc31121" w:history="1">
            <w:r w:rsidR="00985EBA">
              <w:rPr>
                <w:rFonts w:ascii="黑体" w:eastAsia="黑体" w:hAnsi="黑体" w:hint="eastAsia"/>
                <w:szCs w:val="32"/>
              </w:rPr>
              <w:t>6</w:t>
            </w:r>
            <w:r w:rsidR="00985EBA">
              <w:rPr>
                <w:rFonts w:ascii="黑体" w:eastAsia="黑体" w:hAnsi="黑体"/>
                <w:szCs w:val="32"/>
              </w:rPr>
              <w:t>.</w:t>
            </w:r>
            <w:r w:rsidR="00985EBA">
              <w:rPr>
                <w:rFonts w:ascii="黑体" w:eastAsia="黑体" w:hAnsi="黑体" w:hint="eastAsia"/>
                <w:szCs w:val="32"/>
              </w:rPr>
              <w:t>进度安排</w:t>
            </w:r>
            <w:r w:rsidR="00985EBA">
              <w:tab/>
            </w:r>
            <w:fldSimple w:instr=" PAGEREF _Toc31121 ">
              <w:r w:rsidR="00985EBA">
                <w:t>28</w:t>
              </w:r>
            </w:fldSimple>
          </w:hyperlink>
        </w:p>
        <w:p w14:paraId="70E30595" w14:textId="77777777" w:rsidR="00E240AA" w:rsidRDefault="00DE1BA8">
          <w:pPr>
            <w:pStyle w:val="TOC1"/>
            <w:tabs>
              <w:tab w:val="right" w:leader="dot" w:pos="8306"/>
            </w:tabs>
          </w:pPr>
          <w:hyperlink w:anchor="_Toc30327" w:history="1">
            <w:r w:rsidR="00985EBA">
              <w:rPr>
                <w:rFonts w:ascii="黑体" w:eastAsia="黑体" w:hAnsi="黑体"/>
                <w:szCs w:val="32"/>
              </w:rPr>
              <w:t>7</w:t>
            </w:r>
            <w:r w:rsidR="00985EBA">
              <w:rPr>
                <w:rFonts w:ascii="黑体" w:eastAsia="黑体" w:hAnsi="黑体" w:hint="eastAsia"/>
                <w:szCs w:val="32"/>
              </w:rPr>
              <w:t>.出错处理及维护</w:t>
            </w:r>
            <w:r w:rsidR="00985EBA">
              <w:tab/>
            </w:r>
            <w:fldSimple w:instr=" PAGEREF _Toc30327 ">
              <w:r w:rsidR="00985EBA">
                <w:t>28</w:t>
              </w:r>
            </w:fldSimple>
          </w:hyperlink>
        </w:p>
        <w:p w14:paraId="505A222F" w14:textId="77777777" w:rsidR="00E240AA" w:rsidRDefault="00DE1BA8">
          <w:pPr>
            <w:pStyle w:val="TOC2"/>
            <w:tabs>
              <w:tab w:val="right" w:leader="dot" w:pos="8306"/>
            </w:tabs>
            <w:ind w:left="480"/>
          </w:pPr>
          <w:hyperlink w:anchor="_Toc24714" w:history="1">
            <w:r w:rsidR="00985EBA">
              <w:rPr>
                <w:rFonts w:ascii="黑体" w:eastAsia="黑体" w:hAnsi="黑体"/>
                <w:szCs w:val="30"/>
              </w:rPr>
              <w:t>7</w:t>
            </w:r>
            <w:r w:rsidR="00985EBA">
              <w:rPr>
                <w:rFonts w:ascii="黑体" w:eastAsia="黑体" w:hAnsi="黑体" w:hint="eastAsia"/>
                <w:szCs w:val="30"/>
              </w:rPr>
              <w:t>.1</w:t>
            </w:r>
            <w:r w:rsidR="00985EBA">
              <w:rPr>
                <w:rFonts w:ascii="黑体" w:eastAsia="黑体" w:hAnsi="黑体"/>
                <w:szCs w:val="30"/>
              </w:rPr>
              <w:t xml:space="preserve"> </w:t>
            </w:r>
            <w:r w:rsidR="00985EBA">
              <w:rPr>
                <w:rFonts w:ascii="黑体" w:eastAsia="黑体" w:hAnsi="黑体" w:hint="eastAsia"/>
                <w:szCs w:val="30"/>
              </w:rPr>
              <w:t>出错信息</w:t>
            </w:r>
            <w:r w:rsidR="00985EBA">
              <w:tab/>
            </w:r>
            <w:fldSimple w:instr=" PAGEREF _Toc24714 ">
              <w:r w:rsidR="00985EBA">
                <w:t>29</w:t>
              </w:r>
            </w:fldSimple>
          </w:hyperlink>
        </w:p>
        <w:p w14:paraId="2CDE450F" w14:textId="77777777" w:rsidR="00E240AA" w:rsidRDefault="00DE1BA8">
          <w:pPr>
            <w:pStyle w:val="TOC2"/>
            <w:tabs>
              <w:tab w:val="right" w:leader="dot" w:pos="8306"/>
            </w:tabs>
            <w:ind w:left="480"/>
          </w:pPr>
          <w:hyperlink w:anchor="_Toc18939" w:history="1">
            <w:r w:rsidR="00985EBA">
              <w:rPr>
                <w:rFonts w:ascii="黑体" w:eastAsia="黑体" w:hAnsi="黑体"/>
                <w:szCs w:val="30"/>
              </w:rPr>
              <w:t>7</w:t>
            </w:r>
            <w:r w:rsidR="00985EBA">
              <w:rPr>
                <w:rFonts w:ascii="黑体" w:eastAsia="黑体" w:hAnsi="黑体" w:hint="eastAsia"/>
                <w:szCs w:val="30"/>
              </w:rPr>
              <w:t>.2补救措施</w:t>
            </w:r>
            <w:r w:rsidR="00985EBA">
              <w:tab/>
            </w:r>
            <w:fldSimple w:instr=" PAGEREF _Toc18939 ">
              <w:r w:rsidR="00985EBA">
                <w:t>29</w:t>
              </w:r>
            </w:fldSimple>
          </w:hyperlink>
        </w:p>
        <w:p w14:paraId="660C1E13" w14:textId="77777777" w:rsidR="00E240AA" w:rsidRDefault="00DE1BA8">
          <w:pPr>
            <w:pStyle w:val="TOC2"/>
            <w:tabs>
              <w:tab w:val="right" w:leader="dot" w:pos="8306"/>
            </w:tabs>
            <w:ind w:left="480"/>
          </w:pPr>
          <w:hyperlink w:anchor="_Toc8025" w:history="1">
            <w:r w:rsidR="00985EBA">
              <w:rPr>
                <w:rFonts w:ascii="黑体" w:eastAsia="黑体" w:hAnsi="黑体"/>
                <w:szCs w:val="30"/>
              </w:rPr>
              <w:t>7</w:t>
            </w:r>
            <w:r w:rsidR="00985EBA">
              <w:rPr>
                <w:rFonts w:ascii="黑体" w:eastAsia="黑体" w:hAnsi="黑体" w:hint="eastAsia"/>
                <w:szCs w:val="30"/>
              </w:rPr>
              <w:t>.3系统维护</w:t>
            </w:r>
            <w:r w:rsidR="00985EBA">
              <w:tab/>
            </w:r>
            <w:fldSimple w:instr=" PAGEREF _Toc8025 ">
              <w:r w:rsidR="00985EBA">
                <w:t>29</w:t>
              </w:r>
            </w:fldSimple>
          </w:hyperlink>
        </w:p>
        <w:p w14:paraId="79EA9FA2" w14:textId="77777777" w:rsidR="00E240AA" w:rsidRDefault="00985EBA">
          <w:pPr>
            <w:rPr>
              <w:rFonts w:ascii="宋体" w:hAnsi="宋体"/>
              <w:b/>
              <w:sz w:val="21"/>
            </w:rPr>
          </w:pPr>
          <w:r>
            <w:fldChar w:fldCharType="end"/>
          </w:r>
        </w:p>
      </w:sdtContent>
    </w:sdt>
    <w:p w14:paraId="38FAF6CC" w14:textId="77777777" w:rsidR="00E240AA" w:rsidRDefault="00E240AA">
      <w:pPr>
        <w:rPr>
          <w:rFonts w:ascii="宋体" w:hAnsi="宋体"/>
          <w:b/>
          <w:sz w:val="21"/>
        </w:rPr>
      </w:pPr>
    </w:p>
    <w:p w14:paraId="0EDACE26" w14:textId="77777777" w:rsidR="00E240AA" w:rsidRDefault="00E240AA">
      <w:pPr>
        <w:rPr>
          <w:rFonts w:ascii="宋体" w:hAnsi="宋体"/>
          <w:b/>
          <w:sz w:val="21"/>
        </w:rPr>
      </w:pPr>
    </w:p>
    <w:p w14:paraId="7B2339B4" w14:textId="77777777" w:rsidR="00E240AA" w:rsidRDefault="00E240AA">
      <w:pPr>
        <w:rPr>
          <w:rFonts w:ascii="宋体" w:hAnsi="宋体"/>
          <w:b/>
          <w:sz w:val="21"/>
        </w:rPr>
      </w:pPr>
    </w:p>
    <w:p w14:paraId="1169AD8C" w14:textId="77777777" w:rsidR="00E240AA" w:rsidRDefault="00E240AA">
      <w:pPr>
        <w:rPr>
          <w:rFonts w:ascii="宋体" w:hAnsi="宋体"/>
          <w:b/>
          <w:sz w:val="21"/>
        </w:rPr>
      </w:pPr>
    </w:p>
    <w:p w14:paraId="1E3390C7" w14:textId="77777777" w:rsidR="00E240AA" w:rsidRDefault="00E240AA">
      <w:pPr>
        <w:rPr>
          <w:rFonts w:ascii="宋体" w:hAnsi="宋体"/>
          <w:b/>
          <w:sz w:val="21"/>
        </w:rPr>
      </w:pPr>
    </w:p>
    <w:p w14:paraId="3B45EF9F" w14:textId="77777777" w:rsidR="00E240AA" w:rsidRDefault="00E240AA">
      <w:pPr>
        <w:rPr>
          <w:rFonts w:ascii="宋体" w:hAnsi="宋体"/>
          <w:b/>
          <w:sz w:val="21"/>
        </w:rPr>
      </w:pPr>
    </w:p>
    <w:p w14:paraId="05066BA0" w14:textId="77777777" w:rsidR="00E240AA" w:rsidRDefault="00E240AA">
      <w:pPr>
        <w:rPr>
          <w:rFonts w:ascii="宋体" w:hAnsi="宋体"/>
          <w:b/>
          <w:sz w:val="21"/>
        </w:rPr>
      </w:pPr>
    </w:p>
    <w:p w14:paraId="625B89D4" w14:textId="77777777" w:rsidR="00E240AA" w:rsidRDefault="00E240AA">
      <w:pPr>
        <w:rPr>
          <w:rFonts w:ascii="宋体" w:hAnsi="宋体"/>
          <w:b/>
          <w:sz w:val="21"/>
        </w:rPr>
      </w:pPr>
    </w:p>
    <w:p w14:paraId="6CC36666" w14:textId="77777777" w:rsidR="00E240AA" w:rsidRDefault="00E240AA">
      <w:pPr>
        <w:rPr>
          <w:rFonts w:ascii="宋体" w:hAnsi="宋体"/>
          <w:b/>
          <w:sz w:val="21"/>
        </w:rPr>
      </w:pPr>
    </w:p>
    <w:p w14:paraId="1F3C55D6" w14:textId="77777777" w:rsidR="00E240AA" w:rsidRDefault="00E240AA">
      <w:pPr>
        <w:rPr>
          <w:rFonts w:ascii="宋体" w:hAnsi="宋体"/>
          <w:b/>
          <w:sz w:val="21"/>
        </w:rPr>
      </w:pPr>
    </w:p>
    <w:p w14:paraId="68B5B31A" w14:textId="77777777" w:rsidR="00E240AA" w:rsidRDefault="00E240AA">
      <w:pPr>
        <w:rPr>
          <w:rFonts w:ascii="宋体" w:hAnsi="宋体"/>
          <w:b/>
          <w:sz w:val="21"/>
        </w:rPr>
      </w:pPr>
    </w:p>
    <w:p w14:paraId="1DA4EDC6" w14:textId="77777777" w:rsidR="00E240AA" w:rsidRDefault="00E240AA">
      <w:pPr>
        <w:rPr>
          <w:rFonts w:ascii="宋体" w:hAnsi="宋体"/>
          <w:b/>
          <w:sz w:val="21"/>
        </w:rPr>
      </w:pPr>
    </w:p>
    <w:p w14:paraId="5B428C09" w14:textId="77777777" w:rsidR="00E240AA" w:rsidRDefault="00E240AA">
      <w:pPr>
        <w:rPr>
          <w:rFonts w:ascii="宋体" w:hAnsi="宋体"/>
          <w:b/>
          <w:sz w:val="21"/>
        </w:rPr>
      </w:pPr>
    </w:p>
    <w:p w14:paraId="23031D92" w14:textId="77777777" w:rsidR="00E240AA" w:rsidRDefault="00E240AA">
      <w:pPr>
        <w:rPr>
          <w:rFonts w:ascii="宋体" w:hAnsi="宋体"/>
          <w:b/>
          <w:sz w:val="21"/>
        </w:rPr>
      </w:pPr>
    </w:p>
    <w:p w14:paraId="49923DE2" w14:textId="77777777" w:rsidR="00E240AA" w:rsidRDefault="00E240AA">
      <w:pPr>
        <w:rPr>
          <w:rFonts w:ascii="宋体" w:hAnsi="宋体"/>
          <w:b/>
          <w:sz w:val="21"/>
        </w:rPr>
      </w:pPr>
    </w:p>
    <w:p w14:paraId="0A5CEAC3" w14:textId="77777777" w:rsidR="00E240AA" w:rsidRDefault="00E240AA">
      <w:pPr>
        <w:rPr>
          <w:rFonts w:ascii="宋体" w:hAnsi="宋体"/>
          <w:b/>
          <w:sz w:val="21"/>
        </w:rPr>
      </w:pPr>
    </w:p>
    <w:p w14:paraId="29A6DE48" w14:textId="77777777" w:rsidR="00E240AA" w:rsidRDefault="00E240AA">
      <w:pPr>
        <w:rPr>
          <w:rFonts w:ascii="宋体" w:hAnsi="宋体"/>
          <w:b/>
          <w:sz w:val="21"/>
        </w:rPr>
      </w:pPr>
    </w:p>
    <w:p w14:paraId="01AA46C7" w14:textId="77777777" w:rsidR="00E240AA" w:rsidRDefault="00E240AA">
      <w:pPr>
        <w:rPr>
          <w:rFonts w:ascii="宋体" w:hAnsi="宋体"/>
          <w:b/>
          <w:sz w:val="21"/>
        </w:rPr>
      </w:pPr>
    </w:p>
    <w:p w14:paraId="7C69F2DE" w14:textId="77777777" w:rsidR="00E240AA" w:rsidRDefault="00E240AA">
      <w:pPr>
        <w:rPr>
          <w:rFonts w:ascii="宋体" w:hAnsi="宋体"/>
          <w:b/>
          <w:sz w:val="21"/>
        </w:rPr>
      </w:pPr>
    </w:p>
    <w:p w14:paraId="07971FCC" w14:textId="77777777" w:rsidR="00E240AA" w:rsidRDefault="00E240AA">
      <w:pPr>
        <w:rPr>
          <w:rFonts w:ascii="宋体" w:hAnsi="宋体"/>
          <w:b/>
          <w:sz w:val="21"/>
        </w:rPr>
      </w:pPr>
    </w:p>
    <w:p w14:paraId="2F9906C1" w14:textId="77777777" w:rsidR="00E240AA" w:rsidRDefault="00E240AA">
      <w:pPr>
        <w:pStyle w:val="af4"/>
        <w:ind w:firstLineChars="0" w:firstLine="0"/>
        <w:outlineLvl w:val="0"/>
        <w:rPr>
          <w:rFonts w:ascii="黑体" w:eastAsia="黑体" w:hAnsi="黑体"/>
          <w:sz w:val="32"/>
          <w:szCs w:val="32"/>
        </w:rPr>
        <w:sectPr w:rsidR="00E240AA" w:rsidSect="00D67510">
          <w:footerReference w:type="default" r:id="rId9"/>
          <w:pgSz w:w="11906" w:h="16838"/>
          <w:pgMar w:top="1440" w:right="1800" w:bottom="1440" w:left="1800" w:header="851" w:footer="992" w:gutter="0"/>
          <w:pgNumType w:fmt="upperRoman" w:start="1"/>
          <w:cols w:space="425"/>
          <w:docGrid w:type="lines" w:linePitch="312"/>
        </w:sectPr>
      </w:pPr>
    </w:p>
    <w:p w14:paraId="1CA4E592" w14:textId="4B262FC6" w:rsidR="00E240AA" w:rsidRDefault="00985EBA">
      <w:pPr>
        <w:pStyle w:val="af4"/>
        <w:ind w:firstLineChars="0" w:firstLine="0"/>
        <w:outlineLvl w:val="0"/>
        <w:rPr>
          <w:rFonts w:ascii="黑体" w:eastAsia="黑体" w:hAnsi="黑体"/>
          <w:sz w:val="32"/>
          <w:szCs w:val="32"/>
        </w:rPr>
      </w:pPr>
      <w:bookmarkStart w:id="5" w:name="_Toc24571"/>
      <w:r>
        <w:rPr>
          <w:rFonts w:ascii="黑体" w:eastAsia="黑体" w:hAnsi="黑体" w:hint="eastAsia"/>
          <w:sz w:val="32"/>
          <w:szCs w:val="32"/>
        </w:rPr>
        <w:lastRenderedPageBreak/>
        <w:t>1.项目概述</w:t>
      </w:r>
      <w:bookmarkEnd w:id="5"/>
    </w:p>
    <w:p w14:paraId="7D07C224" w14:textId="77777777" w:rsidR="00E240AA" w:rsidRDefault="00985EBA">
      <w:pPr>
        <w:pStyle w:val="af4"/>
        <w:ind w:firstLineChars="0" w:firstLine="0"/>
        <w:outlineLvl w:val="1"/>
        <w:rPr>
          <w:rFonts w:ascii="黑体" w:eastAsia="黑体" w:hAnsi="黑体"/>
          <w:sz w:val="30"/>
          <w:szCs w:val="30"/>
        </w:rPr>
      </w:pPr>
      <w:bookmarkStart w:id="6" w:name="_Toc54018333"/>
      <w:bookmarkStart w:id="7" w:name="_Toc53933051"/>
      <w:bookmarkStart w:id="8" w:name="_Toc25413"/>
      <w:r>
        <w:rPr>
          <w:rFonts w:ascii="黑体" w:eastAsia="黑体" w:hAnsi="黑体" w:hint="eastAsia"/>
          <w:sz w:val="30"/>
          <w:szCs w:val="30"/>
        </w:rPr>
        <w:t>1.1应用场合</w:t>
      </w:r>
      <w:bookmarkEnd w:id="6"/>
      <w:bookmarkEnd w:id="7"/>
      <w:bookmarkEnd w:id="8"/>
    </w:p>
    <w:p w14:paraId="2DAFD072" w14:textId="77777777" w:rsidR="00E240AA" w:rsidRDefault="00985EBA">
      <w:pPr>
        <w:ind w:firstLine="480"/>
      </w:pPr>
      <w:r>
        <w:rPr>
          <w:rFonts w:hint="eastAsia"/>
        </w:rPr>
        <w:t>本产品是企业制造业信息化的重要组成部分，用作复杂环境下机电产品的辅助维修或培训。面向的用户对象包括维修员、设计员和系统管理员等。</w:t>
      </w:r>
    </w:p>
    <w:p w14:paraId="4CDC7882" w14:textId="77777777" w:rsidR="00E240AA" w:rsidRDefault="00E240AA">
      <w:pPr>
        <w:ind w:firstLine="480"/>
      </w:pPr>
    </w:p>
    <w:p w14:paraId="4107FDED" w14:textId="77777777" w:rsidR="00E240AA" w:rsidRDefault="00985EBA">
      <w:pPr>
        <w:pStyle w:val="af4"/>
        <w:ind w:firstLineChars="0" w:firstLine="0"/>
        <w:outlineLvl w:val="1"/>
        <w:rPr>
          <w:rFonts w:ascii="黑体" w:eastAsia="黑体" w:hAnsi="黑体"/>
          <w:sz w:val="30"/>
          <w:szCs w:val="30"/>
        </w:rPr>
      </w:pPr>
      <w:bookmarkStart w:id="9" w:name="_Toc53933052"/>
      <w:bookmarkStart w:id="10" w:name="_Toc54018334"/>
      <w:bookmarkStart w:id="11" w:name="_Toc20524"/>
      <w:r>
        <w:rPr>
          <w:rFonts w:ascii="黑体" w:eastAsia="黑体" w:hAnsi="黑体" w:hint="eastAsia"/>
          <w:sz w:val="30"/>
          <w:szCs w:val="30"/>
        </w:rPr>
        <w:t>1.2项目目标</w:t>
      </w:r>
      <w:bookmarkEnd w:id="9"/>
      <w:bookmarkEnd w:id="10"/>
      <w:bookmarkEnd w:id="11"/>
    </w:p>
    <w:p w14:paraId="6AA539BF" w14:textId="77777777" w:rsidR="00E240AA" w:rsidRDefault="00985EBA">
      <w:r>
        <w:rPr>
          <w:rFonts w:hint="eastAsia"/>
        </w:rPr>
        <w:t>本产品建设的主要目的包括：</w:t>
      </w:r>
    </w:p>
    <w:p w14:paraId="5FA54D9E" w14:textId="77777777" w:rsidR="00E240AA" w:rsidRDefault="00985EBA">
      <w:pPr>
        <w:ind w:firstLine="480"/>
      </w:pPr>
      <w:r>
        <w:rPr>
          <w:rFonts w:hint="eastAsia"/>
        </w:rPr>
        <w:t>开发一套针对传统维修视频缺少示教信息，与维修工艺技术要求相对孤立，传统增强信息无法满足工业生产的要求等一系列问题，利用增强现实技术，开发实现维修视频工艺标记和管理系统软件，将维修工艺要求直接标记在维修视频中，为维修人员提供虚实融合示教。</w:t>
      </w:r>
    </w:p>
    <w:p w14:paraId="639FA28E" w14:textId="77777777" w:rsidR="00E240AA" w:rsidRDefault="00E240AA">
      <w:pPr>
        <w:ind w:firstLine="480"/>
      </w:pPr>
    </w:p>
    <w:p w14:paraId="7E2BFA99" w14:textId="77777777" w:rsidR="00E240AA" w:rsidRDefault="00985EBA">
      <w:pPr>
        <w:pStyle w:val="af4"/>
        <w:ind w:firstLineChars="0" w:firstLine="0"/>
        <w:outlineLvl w:val="1"/>
        <w:rPr>
          <w:rFonts w:ascii="黑体" w:eastAsia="黑体" w:hAnsi="黑体"/>
          <w:sz w:val="30"/>
          <w:szCs w:val="30"/>
        </w:rPr>
      </w:pPr>
      <w:bookmarkStart w:id="12" w:name="_Toc53933053"/>
      <w:bookmarkStart w:id="13" w:name="_Toc54018335"/>
      <w:bookmarkStart w:id="14" w:name="_Toc15639"/>
      <w:r>
        <w:rPr>
          <w:rFonts w:ascii="黑体" w:eastAsia="黑体" w:hAnsi="黑体" w:hint="eastAsia"/>
          <w:sz w:val="30"/>
          <w:szCs w:val="30"/>
        </w:rPr>
        <w:t>1.3条件与限制</w:t>
      </w:r>
      <w:bookmarkEnd w:id="12"/>
      <w:bookmarkEnd w:id="13"/>
      <w:bookmarkEnd w:id="14"/>
    </w:p>
    <w:p w14:paraId="7839B7B0" w14:textId="77777777" w:rsidR="00E240AA" w:rsidRDefault="00985EBA">
      <w:pPr>
        <w:pStyle w:val="af4"/>
        <w:ind w:firstLine="480"/>
        <w:rPr>
          <w:rFonts w:ascii="宋体" w:hAnsi="宋体"/>
          <w:szCs w:val="24"/>
        </w:rPr>
      </w:pPr>
      <w:bookmarkStart w:id="15" w:name="_Toc53933054"/>
      <w:r>
        <w:rPr>
          <w:rFonts w:ascii="宋体" w:hAnsi="宋体" w:hint="eastAsia"/>
          <w:szCs w:val="24"/>
        </w:rPr>
        <w:t>本产品为独立系统，目前不考虑与其他信息系统集成的问题。</w:t>
      </w:r>
      <w:bookmarkEnd w:id="15"/>
    </w:p>
    <w:p w14:paraId="5948E1BB" w14:textId="77777777" w:rsidR="00E240AA" w:rsidRDefault="00E240AA">
      <w:pPr>
        <w:pStyle w:val="af4"/>
        <w:ind w:firstLine="480"/>
        <w:rPr>
          <w:rFonts w:ascii="宋体" w:hAnsi="宋体"/>
          <w:szCs w:val="24"/>
        </w:rPr>
      </w:pPr>
    </w:p>
    <w:p w14:paraId="5C08BA71" w14:textId="77777777" w:rsidR="00E240AA" w:rsidRDefault="00985EBA">
      <w:pPr>
        <w:pStyle w:val="af4"/>
        <w:ind w:firstLineChars="0" w:firstLine="0"/>
        <w:outlineLvl w:val="1"/>
        <w:rPr>
          <w:rFonts w:ascii="黑体" w:eastAsia="黑体" w:hAnsi="黑体"/>
          <w:sz w:val="30"/>
          <w:szCs w:val="30"/>
        </w:rPr>
      </w:pPr>
      <w:bookmarkStart w:id="16" w:name="_Toc54018336"/>
      <w:bookmarkStart w:id="17" w:name="_Toc53933055"/>
      <w:bookmarkStart w:id="18" w:name="_Toc21412"/>
      <w:r>
        <w:rPr>
          <w:rFonts w:ascii="黑体" w:eastAsia="黑体" w:hAnsi="黑体" w:hint="eastAsia"/>
          <w:sz w:val="30"/>
          <w:szCs w:val="30"/>
        </w:rPr>
        <w:t>1.4业务功能需求列表</w:t>
      </w:r>
      <w:bookmarkEnd w:id="16"/>
      <w:bookmarkEnd w:id="17"/>
      <w:bookmarkEnd w:id="18"/>
    </w:p>
    <w:p w14:paraId="55E57663" w14:textId="77777777" w:rsidR="00E240AA" w:rsidRDefault="00985EBA">
      <w:pPr>
        <w:pStyle w:val="af4"/>
        <w:ind w:firstLineChars="0" w:firstLine="0"/>
        <w:outlineLvl w:val="1"/>
        <w:rPr>
          <w:rFonts w:ascii="宋体" w:hAnsi="宋体"/>
          <w:szCs w:val="24"/>
        </w:rPr>
      </w:pPr>
      <w:bookmarkStart w:id="19" w:name="_Toc22860"/>
      <w:bookmarkStart w:id="20" w:name="_Toc9994"/>
      <w:bookmarkStart w:id="21" w:name="_Toc3607"/>
      <w:bookmarkStart w:id="22" w:name="_Toc2233"/>
      <w:bookmarkStart w:id="23" w:name="_Toc14235"/>
      <w:bookmarkStart w:id="24" w:name="_Toc59721208"/>
      <w:bookmarkStart w:id="25" w:name="_Toc59181832"/>
      <w:bookmarkStart w:id="26" w:name="_Toc13329"/>
      <w:bookmarkStart w:id="27" w:name="_Toc3020"/>
      <w:bookmarkStart w:id="28" w:name="_Toc20352"/>
      <w:r>
        <w:rPr>
          <w:rFonts w:ascii="宋体" w:hAnsi="宋体" w:hint="eastAsia"/>
          <w:szCs w:val="24"/>
        </w:rPr>
        <w:t>注释：</w:t>
      </w:r>
      <w:bookmarkEnd w:id="19"/>
      <w:bookmarkEnd w:id="20"/>
      <w:bookmarkEnd w:id="21"/>
      <w:bookmarkEnd w:id="22"/>
      <w:bookmarkEnd w:id="23"/>
      <w:bookmarkEnd w:id="24"/>
      <w:bookmarkEnd w:id="25"/>
      <w:bookmarkEnd w:id="26"/>
      <w:bookmarkEnd w:id="27"/>
      <w:bookmarkEnd w:id="28"/>
    </w:p>
    <w:p w14:paraId="5EFB9F09" w14:textId="77777777" w:rsidR="00E240AA" w:rsidRDefault="00985EBA">
      <w:pPr>
        <w:pStyle w:val="af4"/>
        <w:ind w:firstLineChars="0" w:firstLine="0"/>
        <w:outlineLvl w:val="1"/>
        <w:rPr>
          <w:rFonts w:ascii="宋体" w:hAnsi="宋体"/>
          <w:szCs w:val="24"/>
        </w:rPr>
      </w:pPr>
      <w:bookmarkStart w:id="29" w:name="_Toc3700"/>
      <w:bookmarkStart w:id="30" w:name="_Toc4300"/>
      <w:bookmarkStart w:id="31" w:name="_Toc8697"/>
      <w:bookmarkStart w:id="32" w:name="_Toc59721209"/>
      <w:bookmarkStart w:id="33" w:name="_Toc4395"/>
      <w:bookmarkStart w:id="34" w:name="_Toc1591"/>
      <w:bookmarkStart w:id="35" w:name="_Toc22843"/>
      <w:bookmarkStart w:id="36" w:name="_Toc20505"/>
      <w:bookmarkStart w:id="37" w:name="_Toc59181833"/>
      <w:bookmarkStart w:id="38" w:name="_Toc22291"/>
      <w:r>
        <w:rPr>
          <w:rFonts w:ascii="宋体" w:hAnsi="宋体"/>
          <w:szCs w:val="24"/>
        </w:rPr>
        <w:t>(1)</w:t>
      </w:r>
      <w:r>
        <w:rPr>
          <w:rFonts w:ascii="宋体" w:hAnsi="宋体" w:hint="eastAsia"/>
          <w:szCs w:val="24"/>
        </w:rPr>
        <w:t>标记信息包括产品结构三维模型、维修工艺信息、技术要求、引导信息等。</w:t>
      </w:r>
      <w:bookmarkEnd w:id="29"/>
      <w:bookmarkEnd w:id="30"/>
      <w:bookmarkEnd w:id="31"/>
      <w:bookmarkEnd w:id="32"/>
      <w:bookmarkEnd w:id="33"/>
      <w:bookmarkEnd w:id="34"/>
      <w:bookmarkEnd w:id="35"/>
      <w:bookmarkEnd w:id="36"/>
      <w:bookmarkEnd w:id="37"/>
      <w:bookmarkEnd w:id="38"/>
    </w:p>
    <w:p w14:paraId="76110BC3" w14:textId="77777777" w:rsidR="00E240AA" w:rsidRDefault="00E240AA">
      <w:pPr>
        <w:pStyle w:val="af4"/>
        <w:ind w:firstLineChars="0" w:firstLine="0"/>
        <w:rPr>
          <w:rFonts w:ascii="宋体" w:hAnsi="宋体"/>
          <w:szCs w:val="24"/>
        </w:rPr>
      </w:pPr>
    </w:p>
    <w:tbl>
      <w:tblPr>
        <w:tblStyle w:val="af1"/>
        <w:tblW w:w="0" w:type="auto"/>
        <w:tblLook w:val="04A0" w:firstRow="1" w:lastRow="0" w:firstColumn="1" w:lastColumn="0" w:noHBand="0" w:noVBand="1"/>
      </w:tblPr>
      <w:tblGrid>
        <w:gridCol w:w="1980"/>
        <w:gridCol w:w="3550"/>
        <w:gridCol w:w="2766"/>
      </w:tblGrid>
      <w:tr w:rsidR="00E240AA" w14:paraId="328C0B17" w14:textId="77777777">
        <w:trPr>
          <w:trHeight w:val="454"/>
        </w:trPr>
        <w:tc>
          <w:tcPr>
            <w:tcW w:w="1980" w:type="dxa"/>
            <w:vAlign w:val="center"/>
          </w:tcPr>
          <w:p w14:paraId="06FD1C79" w14:textId="77777777" w:rsidR="00E240AA" w:rsidRDefault="00985EBA">
            <w:pPr>
              <w:ind w:firstLineChars="83" w:firstLine="199"/>
              <w:outlineLvl w:val="1"/>
              <w:rPr>
                <w:rFonts w:ascii="宋体" w:hAnsi="宋体"/>
                <w:szCs w:val="24"/>
              </w:rPr>
            </w:pPr>
            <w:bookmarkStart w:id="39" w:name="_Toc59721210"/>
            <w:bookmarkStart w:id="40" w:name="_Toc53933056"/>
            <w:bookmarkStart w:id="41" w:name="_Toc54018337"/>
            <w:bookmarkStart w:id="42" w:name="_Toc21383"/>
            <w:bookmarkStart w:id="43" w:name="_Toc19626"/>
            <w:bookmarkStart w:id="44" w:name="_Toc31307"/>
            <w:bookmarkStart w:id="45" w:name="_Toc25353"/>
            <w:bookmarkStart w:id="46" w:name="_Toc3289"/>
            <w:bookmarkStart w:id="47" w:name="_Toc13368"/>
            <w:bookmarkStart w:id="48" w:name="_Toc59181834"/>
            <w:bookmarkStart w:id="49" w:name="_Toc22452"/>
            <w:bookmarkStart w:id="50" w:name="_Toc25042"/>
            <w:r>
              <w:rPr>
                <w:rFonts w:ascii="宋体" w:hAnsi="宋体" w:hint="eastAsia"/>
                <w:szCs w:val="24"/>
              </w:rPr>
              <w:t>功能编号</w:t>
            </w:r>
            <w:bookmarkEnd w:id="39"/>
            <w:bookmarkEnd w:id="40"/>
            <w:bookmarkEnd w:id="41"/>
            <w:bookmarkEnd w:id="42"/>
            <w:bookmarkEnd w:id="43"/>
            <w:bookmarkEnd w:id="44"/>
            <w:bookmarkEnd w:id="45"/>
            <w:bookmarkEnd w:id="46"/>
            <w:bookmarkEnd w:id="47"/>
            <w:bookmarkEnd w:id="48"/>
            <w:bookmarkEnd w:id="49"/>
            <w:bookmarkEnd w:id="50"/>
          </w:p>
        </w:tc>
        <w:tc>
          <w:tcPr>
            <w:tcW w:w="3550" w:type="dxa"/>
            <w:vAlign w:val="center"/>
          </w:tcPr>
          <w:p w14:paraId="3739FF56" w14:textId="77777777" w:rsidR="00E240AA" w:rsidRDefault="00985EBA">
            <w:pPr>
              <w:ind w:firstLineChars="100" w:firstLine="240"/>
              <w:outlineLvl w:val="1"/>
              <w:rPr>
                <w:rFonts w:ascii="宋体" w:hAnsi="宋体"/>
                <w:szCs w:val="24"/>
              </w:rPr>
            </w:pPr>
            <w:bookmarkStart w:id="51" w:name="_Toc30053"/>
            <w:bookmarkStart w:id="52" w:name="_Toc7987"/>
            <w:bookmarkStart w:id="53" w:name="_Toc53933057"/>
            <w:bookmarkStart w:id="54" w:name="_Toc12292"/>
            <w:bookmarkStart w:id="55" w:name="_Toc2670"/>
            <w:bookmarkStart w:id="56" w:name="_Toc54018338"/>
            <w:bookmarkStart w:id="57" w:name="_Toc16229"/>
            <w:bookmarkStart w:id="58" w:name="_Toc59721211"/>
            <w:bookmarkStart w:id="59" w:name="_Toc1557"/>
            <w:bookmarkStart w:id="60" w:name="_Toc59181835"/>
            <w:bookmarkStart w:id="61" w:name="_Toc28761"/>
            <w:bookmarkStart w:id="62" w:name="_Toc25693"/>
            <w:r>
              <w:rPr>
                <w:rFonts w:ascii="宋体" w:hAnsi="宋体" w:hint="eastAsia"/>
                <w:szCs w:val="24"/>
              </w:rPr>
              <w:t>功能</w:t>
            </w:r>
            <w:bookmarkEnd w:id="51"/>
            <w:bookmarkEnd w:id="52"/>
            <w:bookmarkEnd w:id="53"/>
            <w:bookmarkEnd w:id="54"/>
            <w:bookmarkEnd w:id="55"/>
            <w:bookmarkEnd w:id="56"/>
            <w:bookmarkEnd w:id="57"/>
            <w:bookmarkEnd w:id="58"/>
            <w:bookmarkEnd w:id="59"/>
            <w:bookmarkEnd w:id="60"/>
            <w:bookmarkEnd w:id="61"/>
            <w:bookmarkEnd w:id="62"/>
          </w:p>
        </w:tc>
        <w:tc>
          <w:tcPr>
            <w:tcW w:w="2766" w:type="dxa"/>
            <w:vAlign w:val="center"/>
          </w:tcPr>
          <w:p w14:paraId="4705549E" w14:textId="77777777" w:rsidR="00E240AA" w:rsidRDefault="00985EBA">
            <w:pPr>
              <w:ind w:firstLine="480"/>
              <w:outlineLvl w:val="1"/>
              <w:rPr>
                <w:rFonts w:ascii="宋体" w:hAnsi="宋体"/>
                <w:szCs w:val="24"/>
              </w:rPr>
            </w:pPr>
            <w:bookmarkStart w:id="63" w:name="_Toc54018339"/>
            <w:bookmarkStart w:id="64" w:name="_Toc59181836"/>
            <w:bookmarkStart w:id="65" w:name="_Toc59721212"/>
            <w:bookmarkStart w:id="66" w:name="_Toc31660"/>
            <w:bookmarkStart w:id="67" w:name="_Toc7995"/>
            <w:bookmarkStart w:id="68" w:name="_Toc53933058"/>
            <w:bookmarkStart w:id="69" w:name="_Toc22274"/>
            <w:bookmarkStart w:id="70" w:name="_Toc6875"/>
            <w:bookmarkStart w:id="71" w:name="_Toc30726"/>
            <w:bookmarkStart w:id="72" w:name="_Toc13503"/>
            <w:bookmarkStart w:id="73" w:name="_Toc22762"/>
            <w:bookmarkStart w:id="74" w:name="_Toc7893"/>
            <w:r>
              <w:rPr>
                <w:rFonts w:ascii="宋体" w:hAnsi="宋体" w:hint="eastAsia"/>
                <w:szCs w:val="24"/>
              </w:rPr>
              <w:t>使用对象</w:t>
            </w:r>
            <w:bookmarkEnd w:id="63"/>
            <w:bookmarkEnd w:id="64"/>
            <w:bookmarkEnd w:id="65"/>
            <w:bookmarkEnd w:id="66"/>
            <w:bookmarkEnd w:id="67"/>
            <w:bookmarkEnd w:id="68"/>
            <w:bookmarkEnd w:id="69"/>
            <w:bookmarkEnd w:id="70"/>
            <w:bookmarkEnd w:id="71"/>
            <w:bookmarkEnd w:id="72"/>
            <w:bookmarkEnd w:id="73"/>
            <w:bookmarkEnd w:id="74"/>
          </w:p>
        </w:tc>
      </w:tr>
      <w:tr w:rsidR="00E240AA" w14:paraId="545F7B63" w14:textId="77777777">
        <w:trPr>
          <w:trHeight w:val="454"/>
        </w:trPr>
        <w:tc>
          <w:tcPr>
            <w:tcW w:w="1980" w:type="dxa"/>
            <w:vAlign w:val="center"/>
          </w:tcPr>
          <w:p w14:paraId="41923517" w14:textId="77777777" w:rsidR="00E240AA" w:rsidRDefault="00985EBA">
            <w:pPr>
              <w:ind w:firstLineChars="83" w:firstLine="199"/>
              <w:outlineLvl w:val="1"/>
              <w:rPr>
                <w:rFonts w:ascii="宋体" w:hAnsi="宋体"/>
                <w:szCs w:val="24"/>
              </w:rPr>
            </w:pPr>
            <w:bookmarkStart w:id="75" w:name="_Toc712"/>
            <w:bookmarkStart w:id="76" w:name="_Toc53933059"/>
            <w:bookmarkStart w:id="77" w:name="_Toc14785"/>
            <w:bookmarkStart w:id="78" w:name="_Toc54018340"/>
            <w:bookmarkStart w:id="79" w:name="_Toc16676"/>
            <w:bookmarkStart w:id="80" w:name="_Toc26245"/>
            <w:bookmarkStart w:id="81" w:name="_Toc59181837"/>
            <w:bookmarkStart w:id="82" w:name="_Toc10199"/>
            <w:bookmarkStart w:id="83" w:name="_Toc2359"/>
            <w:bookmarkStart w:id="84" w:name="_Toc59721213"/>
            <w:bookmarkStart w:id="85" w:name="_Toc29587"/>
            <w:bookmarkStart w:id="86" w:name="_Toc27093"/>
            <w:r>
              <w:rPr>
                <w:rFonts w:ascii="宋体" w:hAnsi="宋体" w:hint="eastAsia"/>
                <w:szCs w:val="24"/>
              </w:rPr>
              <w:t>R01</w:t>
            </w:r>
            <w:bookmarkEnd w:id="75"/>
            <w:bookmarkEnd w:id="76"/>
            <w:bookmarkEnd w:id="77"/>
            <w:bookmarkEnd w:id="78"/>
            <w:bookmarkEnd w:id="79"/>
            <w:bookmarkEnd w:id="80"/>
            <w:bookmarkEnd w:id="81"/>
            <w:bookmarkEnd w:id="82"/>
            <w:bookmarkEnd w:id="83"/>
            <w:bookmarkEnd w:id="84"/>
            <w:bookmarkEnd w:id="85"/>
            <w:bookmarkEnd w:id="86"/>
          </w:p>
        </w:tc>
        <w:tc>
          <w:tcPr>
            <w:tcW w:w="6316" w:type="dxa"/>
            <w:gridSpan w:val="2"/>
            <w:vAlign w:val="center"/>
          </w:tcPr>
          <w:p w14:paraId="210B94FD" w14:textId="77777777" w:rsidR="00E240AA" w:rsidRDefault="00985EBA">
            <w:pPr>
              <w:ind w:firstLineChars="83" w:firstLine="199"/>
              <w:outlineLvl w:val="1"/>
              <w:rPr>
                <w:rFonts w:ascii="宋体" w:hAnsi="宋体"/>
                <w:szCs w:val="24"/>
              </w:rPr>
            </w:pPr>
            <w:bookmarkStart w:id="87" w:name="_Toc21134"/>
            <w:bookmarkStart w:id="88" w:name="_Toc59721214"/>
            <w:bookmarkStart w:id="89" w:name="_Toc54018341"/>
            <w:bookmarkStart w:id="90" w:name="_Toc12604"/>
            <w:bookmarkStart w:id="91" w:name="_Toc53933060"/>
            <w:bookmarkStart w:id="92" w:name="_Toc8873"/>
            <w:bookmarkStart w:id="93" w:name="_Toc31002"/>
            <w:bookmarkStart w:id="94" w:name="_Toc13176"/>
            <w:bookmarkStart w:id="95" w:name="_Toc59181838"/>
            <w:bookmarkStart w:id="96" w:name="_Toc13001"/>
            <w:bookmarkStart w:id="97" w:name="_Toc334"/>
            <w:bookmarkStart w:id="98" w:name="_Toc6032"/>
            <w:r>
              <w:rPr>
                <w:rFonts w:ascii="宋体" w:hAnsi="宋体" w:hint="eastAsia"/>
                <w:szCs w:val="24"/>
              </w:rPr>
              <w:t>业务功能模块</w:t>
            </w:r>
            <w:bookmarkEnd w:id="87"/>
            <w:bookmarkEnd w:id="88"/>
            <w:bookmarkEnd w:id="89"/>
            <w:bookmarkEnd w:id="90"/>
            <w:bookmarkEnd w:id="91"/>
            <w:bookmarkEnd w:id="92"/>
            <w:bookmarkEnd w:id="93"/>
            <w:bookmarkEnd w:id="94"/>
            <w:bookmarkEnd w:id="95"/>
            <w:bookmarkEnd w:id="96"/>
            <w:bookmarkEnd w:id="97"/>
            <w:bookmarkEnd w:id="98"/>
          </w:p>
        </w:tc>
      </w:tr>
      <w:tr w:rsidR="00E240AA" w14:paraId="612930E4" w14:textId="77777777">
        <w:trPr>
          <w:trHeight w:val="454"/>
        </w:trPr>
        <w:tc>
          <w:tcPr>
            <w:tcW w:w="1980" w:type="dxa"/>
            <w:vAlign w:val="center"/>
          </w:tcPr>
          <w:p w14:paraId="6E0D57C2" w14:textId="77777777" w:rsidR="00E240AA" w:rsidRDefault="00985EBA">
            <w:pPr>
              <w:ind w:firstLineChars="83" w:firstLine="199"/>
              <w:outlineLvl w:val="1"/>
              <w:rPr>
                <w:rFonts w:ascii="宋体" w:hAnsi="宋体"/>
                <w:szCs w:val="24"/>
              </w:rPr>
            </w:pPr>
            <w:bookmarkStart w:id="99" w:name="_Toc59721215"/>
            <w:bookmarkStart w:id="100" w:name="_Toc54018342"/>
            <w:bookmarkStart w:id="101" w:name="_Toc12131"/>
            <w:bookmarkStart w:id="102" w:name="_Toc14956"/>
            <w:bookmarkStart w:id="103" w:name="_Toc5203"/>
            <w:bookmarkStart w:id="104" w:name="_Toc886"/>
            <w:bookmarkStart w:id="105" w:name="_Toc59181839"/>
            <w:bookmarkStart w:id="106" w:name="_Toc53933061"/>
            <w:bookmarkStart w:id="107" w:name="_Toc10522"/>
            <w:bookmarkStart w:id="108" w:name="_Toc24334"/>
            <w:bookmarkStart w:id="109" w:name="_Toc25043"/>
            <w:bookmarkStart w:id="110" w:name="_Toc10330"/>
            <w:r>
              <w:rPr>
                <w:rFonts w:ascii="宋体" w:hAnsi="宋体" w:hint="eastAsia"/>
                <w:szCs w:val="24"/>
              </w:rPr>
              <w:t>R01-01</w:t>
            </w:r>
            <w:bookmarkEnd w:id="99"/>
            <w:bookmarkEnd w:id="100"/>
            <w:bookmarkEnd w:id="101"/>
            <w:bookmarkEnd w:id="102"/>
            <w:bookmarkEnd w:id="103"/>
            <w:bookmarkEnd w:id="104"/>
            <w:bookmarkEnd w:id="105"/>
            <w:bookmarkEnd w:id="106"/>
            <w:bookmarkEnd w:id="107"/>
            <w:bookmarkEnd w:id="108"/>
            <w:bookmarkEnd w:id="109"/>
            <w:bookmarkEnd w:id="110"/>
          </w:p>
        </w:tc>
        <w:tc>
          <w:tcPr>
            <w:tcW w:w="6316" w:type="dxa"/>
            <w:gridSpan w:val="2"/>
            <w:vAlign w:val="center"/>
          </w:tcPr>
          <w:p w14:paraId="10ECA2AB" w14:textId="77777777" w:rsidR="00E240AA" w:rsidRDefault="00985EBA">
            <w:pPr>
              <w:ind w:firstLineChars="83" w:firstLine="199"/>
              <w:outlineLvl w:val="1"/>
              <w:rPr>
                <w:rFonts w:ascii="宋体" w:hAnsi="宋体"/>
                <w:szCs w:val="24"/>
              </w:rPr>
            </w:pPr>
            <w:bookmarkStart w:id="111" w:name="_Toc53933062"/>
            <w:bookmarkStart w:id="112" w:name="_Toc20959"/>
            <w:bookmarkStart w:id="113" w:name="_Toc17044"/>
            <w:bookmarkStart w:id="114" w:name="_Toc2509"/>
            <w:bookmarkStart w:id="115" w:name="_Toc59721216"/>
            <w:bookmarkStart w:id="116" w:name="_Toc13390"/>
            <w:bookmarkStart w:id="117" w:name="_Toc6653"/>
            <w:bookmarkStart w:id="118" w:name="_Toc19875"/>
            <w:bookmarkStart w:id="119" w:name="_Toc59181840"/>
            <w:bookmarkStart w:id="120" w:name="_Toc7015"/>
            <w:bookmarkStart w:id="121" w:name="_Toc54018343"/>
            <w:bookmarkStart w:id="122" w:name="_Toc5496"/>
            <w:r>
              <w:rPr>
                <w:rFonts w:ascii="宋体" w:hAnsi="宋体" w:hint="eastAsia"/>
                <w:szCs w:val="24"/>
              </w:rPr>
              <w:t>维修视频标记信息管理</w:t>
            </w:r>
            <w:bookmarkEnd w:id="111"/>
            <w:bookmarkEnd w:id="112"/>
            <w:bookmarkEnd w:id="113"/>
            <w:bookmarkEnd w:id="114"/>
            <w:bookmarkEnd w:id="115"/>
            <w:bookmarkEnd w:id="116"/>
            <w:bookmarkEnd w:id="117"/>
            <w:bookmarkEnd w:id="118"/>
            <w:bookmarkEnd w:id="119"/>
            <w:bookmarkEnd w:id="120"/>
            <w:bookmarkEnd w:id="121"/>
            <w:bookmarkEnd w:id="122"/>
          </w:p>
        </w:tc>
      </w:tr>
      <w:tr w:rsidR="00E240AA" w14:paraId="7F901BD7" w14:textId="77777777">
        <w:trPr>
          <w:trHeight w:val="454"/>
        </w:trPr>
        <w:tc>
          <w:tcPr>
            <w:tcW w:w="1980" w:type="dxa"/>
            <w:vAlign w:val="center"/>
          </w:tcPr>
          <w:p w14:paraId="04459291" w14:textId="77777777" w:rsidR="00E240AA" w:rsidRDefault="00985EBA">
            <w:pPr>
              <w:ind w:firstLineChars="83" w:firstLine="199"/>
              <w:outlineLvl w:val="1"/>
              <w:rPr>
                <w:rFonts w:ascii="宋体" w:hAnsi="宋体"/>
                <w:szCs w:val="24"/>
              </w:rPr>
            </w:pPr>
            <w:bookmarkStart w:id="123" w:name="_Toc1243"/>
            <w:bookmarkStart w:id="124" w:name="_Toc6804"/>
            <w:bookmarkStart w:id="125" w:name="_Toc19373"/>
            <w:bookmarkStart w:id="126" w:name="_Toc53933063"/>
            <w:bookmarkStart w:id="127" w:name="_Toc54018344"/>
            <w:bookmarkStart w:id="128" w:name="_Toc59181841"/>
            <w:bookmarkStart w:id="129" w:name="_Toc28610"/>
            <w:bookmarkStart w:id="130" w:name="_Toc23035"/>
            <w:bookmarkStart w:id="131" w:name="_Toc59721217"/>
            <w:bookmarkStart w:id="132" w:name="_Toc18508"/>
            <w:bookmarkStart w:id="133" w:name="_Toc29761"/>
            <w:bookmarkStart w:id="134" w:name="_Toc26463"/>
            <w:r>
              <w:rPr>
                <w:rFonts w:ascii="宋体" w:hAnsi="宋体" w:hint="eastAsia"/>
                <w:szCs w:val="24"/>
              </w:rPr>
              <w:t>R01-01-01</w:t>
            </w:r>
            <w:bookmarkEnd w:id="123"/>
            <w:bookmarkEnd w:id="124"/>
            <w:bookmarkEnd w:id="125"/>
            <w:bookmarkEnd w:id="126"/>
            <w:bookmarkEnd w:id="127"/>
            <w:bookmarkEnd w:id="128"/>
            <w:bookmarkEnd w:id="129"/>
            <w:bookmarkEnd w:id="130"/>
            <w:bookmarkEnd w:id="131"/>
            <w:bookmarkEnd w:id="132"/>
            <w:bookmarkEnd w:id="133"/>
            <w:bookmarkEnd w:id="134"/>
          </w:p>
        </w:tc>
        <w:tc>
          <w:tcPr>
            <w:tcW w:w="3550" w:type="dxa"/>
            <w:vAlign w:val="center"/>
          </w:tcPr>
          <w:p w14:paraId="7C148230" w14:textId="77777777" w:rsidR="00E240AA" w:rsidRDefault="00985EBA">
            <w:pPr>
              <w:ind w:firstLineChars="83" w:firstLine="199"/>
              <w:outlineLvl w:val="1"/>
              <w:rPr>
                <w:rFonts w:ascii="宋体" w:hAnsi="宋体"/>
                <w:szCs w:val="24"/>
              </w:rPr>
            </w:pPr>
            <w:bookmarkStart w:id="135" w:name="_Toc59181842"/>
            <w:bookmarkStart w:id="136" w:name="_Toc54018345"/>
            <w:bookmarkStart w:id="137" w:name="_Toc19957"/>
            <w:bookmarkStart w:id="138" w:name="_Toc16403"/>
            <w:bookmarkStart w:id="139" w:name="_Toc1052"/>
            <w:bookmarkStart w:id="140" w:name="_Toc53933064"/>
            <w:bookmarkStart w:id="141" w:name="_Toc24633"/>
            <w:bookmarkStart w:id="142" w:name="_Toc8362"/>
            <w:bookmarkStart w:id="143" w:name="_Toc59721218"/>
            <w:bookmarkStart w:id="144" w:name="_Toc12256"/>
            <w:bookmarkStart w:id="145" w:name="_Toc11614"/>
            <w:bookmarkStart w:id="146" w:name="_Toc32469"/>
            <w:r>
              <w:rPr>
                <w:rFonts w:ascii="宋体" w:hAnsi="宋体" w:hint="eastAsia"/>
                <w:szCs w:val="24"/>
              </w:rPr>
              <w:t>标记信息分类管理</w:t>
            </w:r>
            <w:bookmarkEnd w:id="135"/>
            <w:bookmarkEnd w:id="136"/>
            <w:bookmarkEnd w:id="137"/>
            <w:bookmarkEnd w:id="138"/>
            <w:bookmarkEnd w:id="139"/>
            <w:bookmarkEnd w:id="140"/>
            <w:bookmarkEnd w:id="141"/>
            <w:bookmarkEnd w:id="142"/>
            <w:bookmarkEnd w:id="143"/>
            <w:bookmarkEnd w:id="144"/>
            <w:bookmarkEnd w:id="145"/>
            <w:bookmarkEnd w:id="146"/>
          </w:p>
        </w:tc>
        <w:tc>
          <w:tcPr>
            <w:tcW w:w="2766" w:type="dxa"/>
            <w:vAlign w:val="center"/>
          </w:tcPr>
          <w:p w14:paraId="39D37083" w14:textId="77777777" w:rsidR="00E240AA" w:rsidRDefault="00985EBA">
            <w:pPr>
              <w:ind w:firstLine="480"/>
              <w:outlineLvl w:val="1"/>
              <w:rPr>
                <w:rFonts w:ascii="宋体" w:hAnsi="宋体"/>
                <w:szCs w:val="24"/>
              </w:rPr>
            </w:pPr>
            <w:bookmarkStart w:id="147" w:name="_Toc27830"/>
            <w:bookmarkStart w:id="148" w:name="_Toc59181843"/>
            <w:bookmarkStart w:id="149" w:name="_Toc6268"/>
            <w:bookmarkStart w:id="150" w:name="_Toc14600"/>
            <w:bookmarkStart w:id="151" w:name="_Toc54018346"/>
            <w:bookmarkStart w:id="152" w:name="_Toc53933065"/>
            <w:bookmarkStart w:id="153" w:name="_Toc7161"/>
            <w:bookmarkStart w:id="154" w:name="_Toc2602"/>
            <w:bookmarkStart w:id="155" w:name="_Toc59721219"/>
            <w:bookmarkStart w:id="156" w:name="_Toc2012"/>
            <w:bookmarkStart w:id="157" w:name="_Toc12561"/>
            <w:bookmarkStart w:id="158" w:name="_Toc17954"/>
            <w:r>
              <w:rPr>
                <w:rFonts w:ascii="宋体" w:hAnsi="宋体" w:hint="eastAsia"/>
                <w:szCs w:val="24"/>
              </w:rPr>
              <w:t>设计员/管理员</w:t>
            </w:r>
            <w:bookmarkEnd w:id="147"/>
            <w:bookmarkEnd w:id="148"/>
            <w:bookmarkEnd w:id="149"/>
            <w:bookmarkEnd w:id="150"/>
            <w:bookmarkEnd w:id="151"/>
            <w:bookmarkEnd w:id="152"/>
            <w:bookmarkEnd w:id="153"/>
            <w:bookmarkEnd w:id="154"/>
            <w:bookmarkEnd w:id="155"/>
            <w:bookmarkEnd w:id="156"/>
            <w:bookmarkEnd w:id="157"/>
            <w:bookmarkEnd w:id="158"/>
          </w:p>
        </w:tc>
      </w:tr>
      <w:tr w:rsidR="00E240AA" w14:paraId="3B9A9A51" w14:textId="77777777">
        <w:trPr>
          <w:trHeight w:val="454"/>
        </w:trPr>
        <w:tc>
          <w:tcPr>
            <w:tcW w:w="1980" w:type="dxa"/>
            <w:vAlign w:val="center"/>
          </w:tcPr>
          <w:p w14:paraId="56890788" w14:textId="77777777" w:rsidR="00E240AA" w:rsidRDefault="00985EBA">
            <w:pPr>
              <w:ind w:firstLineChars="83" w:firstLine="199"/>
              <w:outlineLvl w:val="1"/>
              <w:rPr>
                <w:rFonts w:ascii="宋体" w:hAnsi="宋体"/>
                <w:szCs w:val="24"/>
              </w:rPr>
            </w:pPr>
            <w:bookmarkStart w:id="159" w:name="_Toc54018353"/>
            <w:bookmarkStart w:id="160" w:name="_Toc59721220"/>
            <w:bookmarkStart w:id="161" w:name="_Toc59181844"/>
            <w:bookmarkStart w:id="162" w:name="_Toc29855"/>
            <w:bookmarkStart w:id="163" w:name="_Toc6025"/>
            <w:bookmarkStart w:id="164" w:name="_Toc53933072"/>
            <w:bookmarkStart w:id="165" w:name="_Toc31892"/>
            <w:bookmarkStart w:id="166" w:name="_Toc5822"/>
            <w:bookmarkStart w:id="167" w:name="_Toc12308"/>
            <w:bookmarkStart w:id="168" w:name="_Toc29904"/>
            <w:bookmarkStart w:id="169" w:name="_Toc12288"/>
            <w:bookmarkStart w:id="170" w:name="_Toc26531"/>
            <w:r>
              <w:rPr>
                <w:rFonts w:ascii="宋体" w:hAnsi="宋体" w:hint="eastAsia"/>
                <w:szCs w:val="24"/>
              </w:rPr>
              <w:t>R01-02</w:t>
            </w:r>
            <w:bookmarkEnd w:id="159"/>
            <w:bookmarkEnd w:id="160"/>
            <w:bookmarkEnd w:id="161"/>
            <w:bookmarkEnd w:id="162"/>
            <w:bookmarkEnd w:id="163"/>
            <w:bookmarkEnd w:id="164"/>
            <w:bookmarkEnd w:id="165"/>
            <w:bookmarkEnd w:id="166"/>
            <w:bookmarkEnd w:id="167"/>
            <w:bookmarkEnd w:id="168"/>
            <w:bookmarkEnd w:id="169"/>
            <w:bookmarkEnd w:id="170"/>
          </w:p>
        </w:tc>
        <w:tc>
          <w:tcPr>
            <w:tcW w:w="6316" w:type="dxa"/>
            <w:gridSpan w:val="2"/>
            <w:vAlign w:val="center"/>
          </w:tcPr>
          <w:p w14:paraId="61F2D322" w14:textId="77777777" w:rsidR="00E240AA" w:rsidRDefault="00985EBA">
            <w:pPr>
              <w:ind w:firstLineChars="83" w:firstLine="199"/>
              <w:outlineLvl w:val="1"/>
              <w:rPr>
                <w:rFonts w:ascii="宋体" w:hAnsi="宋体"/>
                <w:szCs w:val="24"/>
              </w:rPr>
            </w:pPr>
            <w:bookmarkStart w:id="171" w:name="_Toc24702"/>
            <w:bookmarkStart w:id="172" w:name="_Toc11106"/>
            <w:bookmarkStart w:id="173" w:name="_Toc59181845"/>
            <w:bookmarkStart w:id="174" w:name="_Toc16529"/>
            <w:bookmarkStart w:id="175" w:name="_Toc11262"/>
            <w:bookmarkStart w:id="176" w:name="_Toc54018354"/>
            <w:bookmarkStart w:id="177" w:name="_Toc674"/>
            <w:bookmarkStart w:id="178" w:name="_Toc53933073"/>
            <w:bookmarkStart w:id="179" w:name="_Toc22745"/>
            <w:bookmarkStart w:id="180" w:name="_Toc59721221"/>
            <w:bookmarkStart w:id="181" w:name="_Toc29367"/>
            <w:bookmarkStart w:id="182" w:name="_Toc31640"/>
            <w:r>
              <w:rPr>
                <w:rFonts w:ascii="宋体" w:hAnsi="宋体" w:hint="eastAsia"/>
                <w:szCs w:val="24"/>
              </w:rPr>
              <w:t>维修示教视频管理</w:t>
            </w:r>
            <w:bookmarkEnd w:id="171"/>
            <w:bookmarkEnd w:id="172"/>
            <w:bookmarkEnd w:id="173"/>
            <w:bookmarkEnd w:id="174"/>
            <w:bookmarkEnd w:id="175"/>
            <w:bookmarkEnd w:id="176"/>
            <w:bookmarkEnd w:id="177"/>
            <w:bookmarkEnd w:id="178"/>
            <w:bookmarkEnd w:id="179"/>
            <w:bookmarkEnd w:id="180"/>
            <w:bookmarkEnd w:id="181"/>
            <w:bookmarkEnd w:id="182"/>
          </w:p>
        </w:tc>
      </w:tr>
      <w:tr w:rsidR="00E240AA" w14:paraId="373AB550" w14:textId="77777777">
        <w:trPr>
          <w:trHeight w:val="454"/>
        </w:trPr>
        <w:tc>
          <w:tcPr>
            <w:tcW w:w="1980" w:type="dxa"/>
            <w:vAlign w:val="center"/>
          </w:tcPr>
          <w:p w14:paraId="351EDC89" w14:textId="77777777" w:rsidR="00E240AA" w:rsidRDefault="00985EBA">
            <w:pPr>
              <w:ind w:firstLineChars="83" w:firstLine="199"/>
              <w:outlineLvl w:val="1"/>
              <w:rPr>
                <w:rFonts w:ascii="宋体" w:hAnsi="宋体"/>
                <w:szCs w:val="24"/>
              </w:rPr>
            </w:pPr>
            <w:bookmarkStart w:id="183" w:name="_Toc53933074"/>
            <w:bookmarkStart w:id="184" w:name="_Toc59721222"/>
            <w:bookmarkStart w:id="185" w:name="_Toc22525"/>
            <w:bookmarkStart w:id="186" w:name="_Toc19806"/>
            <w:bookmarkStart w:id="187" w:name="_Toc25764"/>
            <w:bookmarkStart w:id="188" w:name="_Toc59181846"/>
            <w:bookmarkStart w:id="189" w:name="_Toc31731"/>
            <w:bookmarkStart w:id="190" w:name="_Toc54018355"/>
            <w:bookmarkStart w:id="191" w:name="_Toc4838"/>
            <w:bookmarkStart w:id="192" w:name="_Toc13825"/>
            <w:bookmarkStart w:id="193" w:name="_Toc19883"/>
            <w:bookmarkStart w:id="194" w:name="_Toc31295"/>
            <w:r>
              <w:rPr>
                <w:rFonts w:ascii="宋体" w:hAnsi="宋体" w:hint="eastAsia"/>
                <w:szCs w:val="24"/>
              </w:rPr>
              <w:t>R01-02-01</w:t>
            </w:r>
            <w:bookmarkEnd w:id="183"/>
            <w:bookmarkEnd w:id="184"/>
            <w:bookmarkEnd w:id="185"/>
            <w:bookmarkEnd w:id="186"/>
            <w:bookmarkEnd w:id="187"/>
            <w:bookmarkEnd w:id="188"/>
            <w:bookmarkEnd w:id="189"/>
            <w:bookmarkEnd w:id="190"/>
            <w:bookmarkEnd w:id="191"/>
            <w:bookmarkEnd w:id="192"/>
            <w:bookmarkEnd w:id="193"/>
            <w:bookmarkEnd w:id="194"/>
          </w:p>
        </w:tc>
        <w:tc>
          <w:tcPr>
            <w:tcW w:w="3550" w:type="dxa"/>
            <w:vAlign w:val="center"/>
          </w:tcPr>
          <w:p w14:paraId="7BFF35B4" w14:textId="77777777" w:rsidR="00E240AA" w:rsidRDefault="00985EBA">
            <w:pPr>
              <w:ind w:firstLineChars="83" w:firstLine="199"/>
              <w:outlineLvl w:val="1"/>
              <w:rPr>
                <w:rFonts w:ascii="宋体" w:hAnsi="宋体"/>
                <w:szCs w:val="24"/>
              </w:rPr>
            </w:pPr>
            <w:bookmarkStart w:id="195" w:name="_Toc24578"/>
            <w:bookmarkStart w:id="196" w:name="_Toc53933075"/>
            <w:bookmarkStart w:id="197" w:name="_Toc54018356"/>
            <w:bookmarkStart w:id="198" w:name="_Toc5765"/>
            <w:bookmarkStart w:id="199" w:name="_Toc23915"/>
            <w:bookmarkStart w:id="200" w:name="_Toc23581"/>
            <w:bookmarkStart w:id="201" w:name="_Toc20137"/>
            <w:bookmarkStart w:id="202" w:name="_Toc18742"/>
            <w:bookmarkStart w:id="203" w:name="_Toc59181847"/>
            <w:bookmarkStart w:id="204" w:name="_Toc59721223"/>
            <w:bookmarkStart w:id="205" w:name="_Toc2685"/>
            <w:bookmarkStart w:id="206" w:name="_Toc8933"/>
            <w:r>
              <w:rPr>
                <w:rFonts w:ascii="宋体" w:hAnsi="宋体" w:hint="eastAsia"/>
                <w:szCs w:val="24"/>
              </w:rPr>
              <w:t>维修示教视频信息</w:t>
            </w:r>
            <w:bookmarkEnd w:id="195"/>
            <w:bookmarkEnd w:id="196"/>
            <w:bookmarkEnd w:id="197"/>
            <w:bookmarkEnd w:id="198"/>
            <w:bookmarkEnd w:id="199"/>
            <w:bookmarkEnd w:id="200"/>
            <w:r>
              <w:rPr>
                <w:rFonts w:ascii="宋体" w:hAnsi="宋体" w:hint="eastAsia"/>
                <w:szCs w:val="24"/>
              </w:rPr>
              <w:t>分类管理</w:t>
            </w:r>
            <w:bookmarkEnd w:id="201"/>
            <w:bookmarkEnd w:id="202"/>
            <w:bookmarkEnd w:id="203"/>
            <w:bookmarkEnd w:id="204"/>
            <w:bookmarkEnd w:id="205"/>
            <w:bookmarkEnd w:id="206"/>
          </w:p>
        </w:tc>
        <w:tc>
          <w:tcPr>
            <w:tcW w:w="2766" w:type="dxa"/>
            <w:vAlign w:val="center"/>
          </w:tcPr>
          <w:p w14:paraId="08BC349A" w14:textId="77777777" w:rsidR="00E240AA" w:rsidRDefault="00985EBA">
            <w:pPr>
              <w:ind w:firstLine="480"/>
              <w:outlineLvl w:val="1"/>
              <w:rPr>
                <w:rFonts w:ascii="宋体" w:hAnsi="宋体"/>
                <w:szCs w:val="24"/>
              </w:rPr>
            </w:pPr>
            <w:bookmarkStart w:id="207" w:name="_Toc59721224"/>
            <w:bookmarkStart w:id="208" w:name="_Toc14082"/>
            <w:bookmarkStart w:id="209" w:name="_Toc11392"/>
            <w:bookmarkStart w:id="210" w:name="_Toc29164"/>
            <w:bookmarkStart w:id="211" w:name="_Toc22432"/>
            <w:bookmarkStart w:id="212" w:name="_Toc53933076"/>
            <w:bookmarkStart w:id="213" w:name="_Toc59181848"/>
            <w:bookmarkStart w:id="214" w:name="_Toc54018357"/>
            <w:bookmarkStart w:id="215" w:name="_Toc27167"/>
            <w:bookmarkStart w:id="216" w:name="_Toc18656"/>
            <w:bookmarkStart w:id="217" w:name="_Toc4421"/>
            <w:bookmarkStart w:id="218" w:name="_Toc32405"/>
            <w:r>
              <w:rPr>
                <w:rFonts w:ascii="宋体" w:hAnsi="宋体" w:hint="eastAsia"/>
                <w:szCs w:val="24"/>
              </w:rPr>
              <w:t>维修员</w:t>
            </w:r>
            <w:bookmarkEnd w:id="207"/>
            <w:bookmarkEnd w:id="208"/>
            <w:bookmarkEnd w:id="209"/>
            <w:bookmarkEnd w:id="210"/>
            <w:bookmarkEnd w:id="211"/>
            <w:bookmarkEnd w:id="212"/>
            <w:bookmarkEnd w:id="213"/>
            <w:bookmarkEnd w:id="214"/>
            <w:bookmarkEnd w:id="215"/>
            <w:bookmarkEnd w:id="216"/>
            <w:bookmarkEnd w:id="217"/>
            <w:bookmarkEnd w:id="218"/>
          </w:p>
        </w:tc>
      </w:tr>
      <w:tr w:rsidR="00E240AA" w14:paraId="4D9C4F79" w14:textId="77777777">
        <w:trPr>
          <w:trHeight w:val="454"/>
        </w:trPr>
        <w:tc>
          <w:tcPr>
            <w:tcW w:w="1980" w:type="dxa"/>
            <w:vAlign w:val="center"/>
          </w:tcPr>
          <w:p w14:paraId="624A8ED5" w14:textId="77777777" w:rsidR="00E240AA" w:rsidRDefault="00985EBA">
            <w:pPr>
              <w:ind w:firstLineChars="83" w:firstLine="199"/>
              <w:outlineLvl w:val="1"/>
              <w:rPr>
                <w:rFonts w:ascii="宋体" w:hAnsi="宋体"/>
                <w:szCs w:val="24"/>
              </w:rPr>
            </w:pPr>
            <w:bookmarkStart w:id="219" w:name="_Toc4779"/>
            <w:bookmarkStart w:id="220" w:name="_Toc59721225"/>
            <w:bookmarkStart w:id="221" w:name="_Toc53933080"/>
            <w:bookmarkStart w:id="222" w:name="_Toc6056"/>
            <w:bookmarkStart w:id="223" w:name="_Toc13928"/>
            <w:bookmarkStart w:id="224" w:name="_Toc54018361"/>
            <w:bookmarkStart w:id="225" w:name="_Toc16920"/>
            <w:bookmarkStart w:id="226" w:name="_Toc30004"/>
            <w:bookmarkStart w:id="227" w:name="_Toc59181849"/>
            <w:bookmarkStart w:id="228" w:name="_Toc115"/>
            <w:bookmarkStart w:id="229" w:name="_Toc17915"/>
            <w:bookmarkStart w:id="230" w:name="_Toc24655"/>
            <w:r>
              <w:rPr>
                <w:rFonts w:ascii="宋体" w:hAnsi="宋体" w:hint="eastAsia"/>
                <w:szCs w:val="24"/>
              </w:rPr>
              <w:t>R01-03</w:t>
            </w:r>
            <w:bookmarkEnd w:id="219"/>
            <w:bookmarkEnd w:id="220"/>
            <w:bookmarkEnd w:id="221"/>
            <w:bookmarkEnd w:id="222"/>
            <w:bookmarkEnd w:id="223"/>
            <w:bookmarkEnd w:id="224"/>
            <w:bookmarkEnd w:id="225"/>
            <w:bookmarkEnd w:id="226"/>
            <w:bookmarkEnd w:id="227"/>
            <w:bookmarkEnd w:id="228"/>
            <w:bookmarkEnd w:id="229"/>
            <w:bookmarkEnd w:id="230"/>
          </w:p>
        </w:tc>
        <w:tc>
          <w:tcPr>
            <w:tcW w:w="6316" w:type="dxa"/>
            <w:gridSpan w:val="2"/>
            <w:vAlign w:val="center"/>
          </w:tcPr>
          <w:p w14:paraId="61567A3D" w14:textId="77777777" w:rsidR="00E240AA" w:rsidRDefault="00985EBA">
            <w:pPr>
              <w:ind w:firstLineChars="83" w:firstLine="199"/>
              <w:outlineLvl w:val="1"/>
              <w:rPr>
                <w:rFonts w:ascii="宋体" w:hAnsi="宋体"/>
                <w:szCs w:val="24"/>
              </w:rPr>
            </w:pPr>
            <w:bookmarkStart w:id="231" w:name="_Toc15738"/>
            <w:bookmarkStart w:id="232" w:name="_Toc59181850"/>
            <w:bookmarkStart w:id="233" w:name="_Toc59721226"/>
            <w:bookmarkStart w:id="234" w:name="_Toc14840"/>
            <w:bookmarkStart w:id="235" w:name="_Toc12879"/>
            <w:bookmarkStart w:id="236" w:name="_Toc22968"/>
            <w:bookmarkStart w:id="237" w:name="_Toc27689"/>
            <w:bookmarkStart w:id="238" w:name="_Toc16257"/>
            <w:bookmarkStart w:id="239" w:name="_Toc11183"/>
            <w:bookmarkStart w:id="240" w:name="_Toc15280"/>
            <w:r>
              <w:rPr>
                <w:rFonts w:ascii="宋体" w:hAnsi="宋体" w:hint="eastAsia"/>
                <w:szCs w:val="24"/>
              </w:rPr>
              <w:t>维修物体三维跟踪注册</w:t>
            </w:r>
            <w:bookmarkEnd w:id="231"/>
            <w:bookmarkEnd w:id="232"/>
            <w:bookmarkEnd w:id="233"/>
            <w:bookmarkEnd w:id="234"/>
            <w:bookmarkEnd w:id="235"/>
            <w:bookmarkEnd w:id="236"/>
            <w:bookmarkEnd w:id="237"/>
            <w:bookmarkEnd w:id="238"/>
            <w:bookmarkEnd w:id="239"/>
            <w:bookmarkEnd w:id="240"/>
          </w:p>
        </w:tc>
      </w:tr>
      <w:tr w:rsidR="00E240AA" w14:paraId="32BBC694" w14:textId="77777777">
        <w:trPr>
          <w:trHeight w:val="454"/>
        </w:trPr>
        <w:tc>
          <w:tcPr>
            <w:tcW w:w="1980" w:type="dxa"/>
            <w:vAlign w:val="center"/>
          </w:tcPr>
          <w:p w14:paraId="00A1C295" w14:textId="77777777" w:rsidR="00E240AA" w:rsidRDefault="00985EBA">
            <w:pPr>
              <w:ind w:firstLineChars="83" w:firstLine="199"/>
              <w:outlineLvl w:val="1"/>
              <w:rPr>
                <w:rFonts w:ascii="宋体" w:hAnsi="宋体"/>
                <w:szCs w:val="24"/>
              </w:rPr>
            </w:pPr>
            <w:bookmarkStart w:id="241" w:name="_Toc53933082"/>
            <w:bookmarkStart w:id="242" w:name="_Toc18050"/>
            <w:bookmarkStart w:id="243" w:name="_Toc7930"/>
            <w:bookmarkStart w:id="244" w:name="_Toc8412"/>
            <w:bookmarkStart w:id="245" w:name="_Toc4085"/>
            <w:bookmarkStart w:id="246" w:name="_Toc54018363"/>
            <w:bookmarkStart w:id="247" w:name="_Toc15500"/>
            <w:bookmarkStart w:id="248" w:name="_Toc59721227"/>
            <w:bookmarkStart w:id="249" w:name="_Toc30362"/>
            <w:bookmarkStart w:id="250" w:name="_Toc30344"/>
            <w:bookmarkStart w:id="251" w:name="_Toc59181851"/>
            <w:bookmarkStart w:id="252" w:name="_Toc19215"/>
            <w:r>
              <w:rPr>
                <w:rFonts w:ascii="宋体" w:hAnsi="宋体" w:hint="eastAsia"/>
                <w:szCs w:val="24"/>
              </w:rPr>
              <w:t>R01-03-01</w:t>
            </w:r>
            <w:bookmarkEnd w:id="241"/>
            <w:bookmarkEnd w:id="242"/>
            <w:bookmarkEnd w:id="243"/>
            <w:bookmarkEnd w:id="244"/>
            <w:bookmarkEnd w:id="245"/>
            <w:bookmarkEnd w:id="246"/>
            <w:bookmarkEnd w:id="247"/>
            <w:bookmarkEnd w:id="248"/>
            <w:bookmarkEnd w:id="249"/>
            <w:bookmarkEnd w:id="250"/>
            <w:bookmarkEnd w:id="251"/>
            <w:bookmarkEnd w:id="252"/>
          </w:p>
        </w:tc>
        <w:tc>
          <w:tcPr>
            <w:tcW w:w="3550" w:type="dxa"/>
            <w:vAlign w:val="center"/>
          </w:tcPr>
          <w:p w14:paraId="58B277A3" w14:textId="77777777" w:rsidR="00E240AA" w:rsidRDefault="00985EBA">
            <w:pPr>
              <w:ind w:firstLineChars="83" w:firstLine="199"/>
              <w:outlineLvl w:val="1"/>
              <w:rPr>
                <w:rFonts w:ascii="宋体" w:hAnsi="宋体"/>
                <w:szCs w:val="24"/>
              </w:rPr>
            </w:pPr>
            <w:bookmarkStart w:id="253" w:name="_Toc26510"/>
            <w:bookmarkStart w:id="254" w:name="_Toc5589"/>
            <w:bookmarkStart w:id="255" w:name="_Toc25237"/>
            <w:bookmarkStart w:id="256" w:name="_Toc59181852"/>
            <w:bookmarkStart w:id="257" w:name="_Toc26686"/>
            <w:bookmarkStart w:id="258" w:name="_Toc59721228"/>
            <w:bookmarkStart w:id="259" w:name="_Toc8703"/>
            <w:bookmarkStart w:id="260" w:name="_Toc53933083"/>
            <w:bookmarkStart w:id="261" w:name="_Toc17028"/>
            <w:bookmarkStart w:id="262" w:name="_Toc54018364"/>
            <w:bookmarkStart w:id="263" w:name="_Toc21833"/>
            <w:bookmarkStart w:id="264" w:name="_Toc3803"/>
            <w:r>
              <w:rPr>
                <w:rFonts w:ascii="宋体" w:hAnsi="宋体" w:hint="eastAsia"/>
                <w:szCs w:val="24"/>
              </w:rPr>
              <w:t>维修物体识别跟踪</w:t>
            </w:r>
            <w:bookmarkEnd w:id="253"/>
            <w:bookmarkEnd w:id="254"/>
            <w:bookmarkEnd w:id="255"/>
            <w:bookmarkEnd w:id="256"/>
            <w:bookmarkEnd w:id="257"/>
            <w:bookmarkEnd w:id="258"/>
            <w:bookmarkEnd w:id="259"/>
            <w:bookmarkEnd w:id="260"/>
            <w:bookmarkEnd w:id="261"/>
            <w:bookmarkEnd w:id="262"/>
            <w:bookmarkEnd w:id="263"/>
            <w:bookmarkEnd w:id="264"/>
          </w:p>
        </w:tc>
        <w:tc>
          <w:tcPr>
            <w:tcW w:w="2766" w:type="dxa"/>
            <w:vAlign w:val="center"/>
          </w:tcPr>
          <w:p w14:paraId="51A49A2E" w14:textId="77777777" w:rsidR="00E240AA" w:rsidRDefault="00985EBA">
            <w:pPr>
              <w:ind w:firstLine="480"/>
              <w:outlineLvl w:val="1"/>
              <w:rPr>
                <w:rFonts w:ascii="宋体" w:hAnsi="宋体"/>
                <w:szCs w:val="24"/>
              </w:rPr>
            </w:pPr>
            <w:bookmarkStart w:id="265" w:name="_Toc59721229"/>
            <w:bookmarkStart w:id="266" w:name="_Toc59181853"/>
            <w:bookmarkStart w:id="267" w:name="_Toc53933084"/>
            <w:bookmarkStart w:id="268" w:name="_Toc9848"/>
            <w:bookmarkStart w:id="269" w:name="_Toc21093"/>
            <w:bookmarkStart w:id="270" w:name="_Toc54018365"/>
            <w:bookmarkStart w:id="271" w:name="_Toc31986"/>
            <w:bookmarkStart w:id="272" w:name="_Toc7261"/>
            <w:bookmarkStart w:id="273" w:name="_Toc12545"/>
            <w:bookmarkStart w:id="274" w:name="_Toc3183"/>
            <w:bookmarkStart w:id="275" w:name="_Toc22228"/>
            <w:bookmarkStart w:id="276" w:name="_Toc10865"/>
            <w:r>
              <w:rPr>
                <w:rFonts w:ascii="宋体" w:hAnsi="宋体" w:hint="eastAsia"/>
                <w:szCs w:val="24"/>
              </w:rPr>
              <w:t>维修员</w:t>
            </w:r>
            <w:bookmarkEnd w:id="265"/>
            <w:bookmarkEnd w:id="266"/>
            <w:bookmarkEnd w:id="267"/>
            <w:bookmarkEnd w:id="268"/>
            <w:bookmarkEnd w:id="269"/>
            <w:bookmarkEnd w:id="270"/>
            <w:bookmarkEnd w:id="271"/>
            <w:bookmarkEnd w:id="272"/>
            <w:bookmarkEnd w:id="273"/>
            <w:bookmarkEnd w:id="274"/>
            <w:bookmarkEnd w:id="275"/>
            <w:bookmarkEnd w:id="276"/>
          </w:p>
        </w:tc>
      </w:tr>
      <w:tr w:rsidR="00E240AA" w14:paraId="5FA0F1F7" w14:textId="77777777">
        <w:trPr>
          <w:trHeight w:val="454"/>
        </w:trPr>
        <w:tc>
          <w:tcPr>
            <w:tcW w:w="1980" w:type="dxa"/>
            <w:vAlign w:val="center"/>
          </w:tcPr>
          <w:p w14:paraId="68BDFCDF" w14:textId="77777777" w:rsidR="00E240AA" w:rsidRDefault="00985EBA">
            <w:pPr>
              <w:ind w:firstLineChars="83" w:firstLine="199"/>
              <w:outlineLvl w:val="1"/>
              <w:rPr>
                <w:rFonts w:ascii="宋体" w:hAnsi="宋体"/>
                <w:szCs w:val="24"/>
              </w:rPr>
            </w:pPr>
            <w:bookmarkStart w:id="277" w:name="_Toc1587"/>
            <w:bookmarkStart w:id="278" w:name="_Toc59181854"/>
            <w:bookmarkStart w:id="279" w:name="_Toc19159"/>
            <w:bookmarkStart w:id="280" w:name="_Toc24507"/>
            <w:bookmarkStart w:id="281" w:name="_Toc59721230"/>
            <w:bookmarkStart w:id="282" w:name="_Toc17747"/>
            <w:bookmarkStart w:id="283" w:name="_Toc11118"/>
            <w:bookmarkStart w:id="284" w:name="_Toc31098"/>
            <w:bookmarkStart w:id="285" w:name="_Toc24942"/>
            <w:bookmarkStart w:id="286" w:name="_Toc11440"/>
            <w:r>
              <w:rPr>
                <w:rFonts w:ascii="宋体" w:hAnsi="宋体" w:hint="eastAsia"/>
                <w:szCs w:val="24"/>
              </w:rPr>
              <w:t>R01-0</w:t>
            </w:r>
            <w:r>
              <w:rPr>
                <w:rFonts w:ascii="宋体" w:hAnsi="宋体"/>
                <w:szCs w:val="24"/>
              </w:rPr>
              <w:t>4</w:t>
            </w:r>
            <w:bookmarkEnd w:id="277"/>
            <w:bookmarkEnd w:id="278"/>
            <w:bookmarkEnd w:id="279"/>
            <w:bookmarkEnd w:id="280"/>
            <w:bookmarkEnd w:id="281"/>
            <w:bookmarkEnd w:id="282"/>
            <w:bookmarkEnd w:id="283"/>
            <w:bookmarkEnd w:id="284"/>
            <w:bookmarkEnd w:id="285"/>
            <w:bookmarkEnd w:id="286"/>
          </w:p>
        </w:tc>
        <w:tc>
          <w:tcPr>
            <w:tcW w:w="6316" w:type="dxa"/>
            <w:gridSpan w:val="2"/>
            <w:vAlign w:val="center"/>
          </w:tcPr>
          <w:p w14:paraId="5B9AE06F" w14:textId="77777777" w:rsidR="00E240AA" w:rsidRDefault="00985EBA">
            <w:pPr>
              <w:ind w:firstLineChars="83" w:firstLine="199"/>
              <w:outlineLvl w:val="1"/>
              <w:rPr>
                <w:rFonts w:ascii="宋体" w:hAnsi="宋体"/>
                <w:szCs w:val="24"/>
              </w:rPr>
            </w:pPr>
            <w:bookmarkStart w:id="287" w:name="_Toc9611"/>
            <w:bookmarkStart w:id="288" w:name="_Toc30850"/>
            <w:bookmarkStart w:id="289" w:name="_Toc28570"/>
            <w:bookmarkStart w:id="290" w:name="_Toc9643"/>
            <w:bookmarkStart w:id="291" w:name="_Toc3614"/>
            <w:bookmarkStart w:id="292" w:name="_Toc5468"/>
            <w:bookmarkStart w:id="293" w:name="_Toc4448"/>
            <w:bookmarkStart w:id="294" w:name="_Toc59181855"/>
            <w:bookmarkStart w:id="295" w:name="_Toc59721231"/>
            <w:bookmarkStart w:id="296" w:name="_Toc18717"/>
            <w:r>
              <w:rPr>
                <w:rFonts w:ascii="宋体" w:hAnsi="宋体" w:hint="eastAsia"/>
                <w:szCs w:val="24"/>
              </w:rPr>
              <w:t>维修信息标记</w:t>
            </w:r>
            <w:bookmarkEnd w:id="287"/>
            <w:bookmarkEnd w:id="288"/>
            <w:bookmarkEnd w:id="289"/>
            <w:bookmarkEnd w:id="290"/>
            <w:bookmarkEnd w:id="291"/>
            <w:bookmarkEnd w:id="292"/>
            <w:bookmarkEnd w:id="293"/>
            <w:bookmarkEnd w:id="294"/>
            <w:bookmarkEnd w:id="295"/>
            <w:bookmarkEnd w:id="296"/>
          </w:p>
        </w:tc>
      </w:tr>
      <w:tr w:rsidR="00E240AA" w14:paraId="7E51C35C" w14:textId="77777777">
        <w:trPr>
          <w:trHeight w:val="454"/>
        </w:trPr>
        <w:tc>
          <w:tcPr>
            <w:tcW w:w="1980" w:type="dxa"/>
            <w:vAlign w:val="center"/>
          </w:tcPr>
          <w:p w14:paraId="3C6F834C" w14:textId="77777777" w:rsidR="00E240AA" w:rsidRDefault="00985EBA">
            <w:pPr>
              <w:ind w:firstLineChars="83" w:firstLine="199"/>
              <w:outlineLvl w:val="1"/>
              <w:rPr>
                <w:rFonts w:ascii="宋体" w:hAnsi="宋体"/>
                <w:szCs w:val="24"/>
              </w:rPr>
            </w:pPr>
            <w:bookmarkStart w:id="297" w:name="_Toc20654"/>
            <w:bookmarkStart w:id="298" w:name="_Toc59181856"/>
            <w:bookmarkStart w:id="299" w:name="_Toc6540"/>
            <w:bookmarkStart w:id="300" w:name="_Toc32737"/>
            <w:bookmarkStart w:id="301" w:name="_Toc20186"/>
            <w:bookmarkStart w:id="302" w:name="_Toc4831"/>
            <w:bookmarkStart w:id="303" w:name="_Toc15484"/>
            <w:bookmarkStart w:id="304" w:name="_Toc27858"/>
            <w:bookmarkStart w:id="305" w:name="_Toc59721232"/>
            <w:bookmarkStart w:id="306" w:name="_Toc25550"/>
            <w:r>
              <w:rPr>
                <w:rFonts w:ascii="宋体" w:hAnsi="宋体" w:hint="eastAsia"/>
                <w:szCs w:val="24"/>
              </w:rPr>
              <w:t>R01-0</w:t>
            </w:r>
            <w:r>
              <w:rPr>
                <w:rFonts w:ascii="宋体" w:hAnsi="宋体"/>
                <w:szCs w:val="24"/>
              </w:rPr>
              <w:t>4-01</w:t>
            </w:r>
            <w:bookmarkEnd w:id="297"/>
            <w:bookmarkEnd w:id="298"/>
            <w:bookmarkEnd w:id="299"/>
            <w:bookmarkEnd w:id="300"/>
            <w:bookmarkEnd w:id="301"/>
            <w:bookmarkEnd w:id="302"/>
            <w:bookmarkEnd w:id="303"/>
            <w:bookmarkEnd w:id="304"/>
            <w:bookmarkEnd w:id="305"/>
            <w:bookmarkEnd w:id="306"/>
          </w:p>
        </w:tc>
        <w:tc>
          <w:tcPr>
            <w:tcW w:w="3550" w:type="dxa"/>
            <w:vAlign w:val="center"/>
          </w:tcPr>
          <w:p w14:paraId="1D0CCA09" w14:textId="77777777" w:rsidR="00E240AA" w:rsidRDefault="00985EBA">
            <w:pPr>
              <w:ind w:firstLineChars="83" w:firstLine="199"/>
              <w:outlineLvl w:val="1"/>
              <w:rPr>
                <w:rFonts w:ascii="宋体" w:hAnsi="宋体"/>
                <w:szCs w:val="24"/>
              </w:rPr>
            </w:pPr>
            <w:bookmarkStart w:id="307" w:name="_Toc59181857"/>
            <w:bookmarkStart w:id="308" w:name="_Toc31487"/>
            <w:bookmarkStart w:id="309" w:name="_Toc2220"/>
            <w:bookmarkStart w:id="310" w:name="_Toc20870"/>
            <w:bookmarkStart w:id="311" w:name="_Toc27338"/>
            <w:bookmarkStart w:id="312" w:name="_Toc12480"/>
            <w:bookmarkStart w:id="313" w:name="_Toc16382"/>
            <w:bookmarkStart w:id="314" w:name="_Toc8461"/>
            <w:bookmarkStart w:id="315" w:name="_Toc59721233"/>
            <w:bookmarkStart w:id="316" w:name="_Toc30592"/>
            <w:r>
              <w:rPr>
                <w:rFonts w:ascii="宋体" w:hAnsi="宋体" w:hint="eastAsia"/>
                <w:szCs w:val="24"/>
              </w:rPr>
              <w:t>标记信息查询，选择</w:t>
            </w:r>
            <w:bookmarkEnd w:id="307"/>
            <w:bookmarkEnd w:id="308"/>
            <w:bookmarkEnd w:id="309"/>
            <w:bookmarkEnd w:id="310"/>
            <w:bookmarkEnd w:id="311"/>
            <w:bookmarkEnd w:id="312"/>
            <w:bookmarkEnd w:id="313"/>
            <w:bookmarkEnd w:id="314"/>
            <w:bookmarkEnd w:id="315"/>
            <w:bookmarkEnd w:id="316"/>
          </w:p>
        </w:tc>
        <w:tc>
          <w:tcPr>
            <w:tcW w:w="2766" w:type="dxa"/>
            <w:vAlign w:val="center"/>
          </w:tcPr>
          <w:p w14:paraId="0EAF836E" w14:textId="77777777" w:rsidR="00E240AA" w:rsidRDefault="00985EBA">
            <w:pPr>
              <w:ind w:firstLine="480"/>
              <w:outlineLvl w:val="1"/>
              <w:rPr>
                <w:rFonts w:ascii="宋体" w:hAnsi="宋体"/>
                <w:szCs w:val="24"/>
              </w:rPr>
            </w:pPr>
            <w:bookmarkStart w:id="317" w:name="_Toc59181858"/>
            <w:bookmarkStart w:id="318" w:name="_Toc26731"/>
            <w:bookmarkStart w:id="319" w:name="_Toc20159"/>
            <w:bookmarkStart w:id="320" w:name="_Toc27632"/>
            <w:bookmarkStart w:id="321" w:name="_Toc59721234"/>
            <w:bookmarkStart w:id="322" w:name="_Toc8753"/>
            <w:bookmarkStart w:id="323" w:name="_Toc5056"/>
            <w:bookmarkStart w:id="324" w:name="_Toc29410"/>
            <w:bookmarkStart w:id="325" w:name="_Toc18731"/>
            <w:bookmarkStart w:id="326" w:name="_Toc13836"/>
            <w:r>
              <w:rPr>
                <w:rFonts w:ascii="宋体" w:hAnsi="宋体" w:hint="eastAsia"/>
                <w:szCs w:val="24"/>
              </w:rPr>
              <w:t>维修员</w:t>
            </w:r>
            <w:bookmarkEnd w:id="317"/>
            <w:bookmarkEnd w:id="318"/>
            <w:bookmarkEnd w:id="319"/>
            <w:bookmarkEnd w:id="320"/>
            <w:bookmarkEnd w:id="321"/>
            <w:bookmarkEnd w:id="322"/>
            <w:bookmarkEnd w:id="323"/>
            <w:bookmarkEnd w:id="324"/>
            <w:bookmarkEnd w:id="325"/>
            <w:bookmarkEnd w:id="326"/>
          </w:p>
        </w:tc>
      </w:tr>
      <w:tr w:rsidR="00E240AA" w14:paraId="0C724BE7" w14:textId="77777777">
        <w:trPr>
          <w:trHeight w:val="454"/>
        </w:trPr>
        <w:tc>
          <w:tcPr>
            <w:tcW w:w="1980" w:type="dxa"/>
            <w:vAlign w:val="center"/>
          </w:tcPr>
          <w:p w14:paraId="21C0ADAA" w14:textId="77777777" w:rsidR="00E240AA" w:rsidRDefault="00985EBA">
            <w:pPr>
              <w:ind w:firstLineChars="83" w:firstLine="199"/>
              <w:outlineLvl w:val="1"/>
              <w:rPr>
                <w:rFonts w:ascii="宋体" w:hAnsi="宋体"/>
                <w:szCs w:val="24"/>
              </w:rPr>
            </w:pPr>
            <w:bookmarkStart w:id="327" w:name="_Toc20087"/>
            <w:bookmarkStart w:id="328" w:name="_Toc3018"/>
            <w:bookmarkStart w:id="329" w:name="_Toc27898"/>
            <w:bookmarkStart w:id="330" w:name="_Toc59721235"/>
            <w:bookmarkStart w:id="331" w:name="_Toc20232"/>
            <w:bookmarkStart w:id="332" w:name="_Toc59181859"/>
            <w:bookmarkStart w:id="333" w:name="_Toc12336"/>
            <w:bookmarkStart w:id="334" w:name="_Toc5688"/>
            <w:bookmarkStart w:id="335" w:name="_Toc30543"/>
            <w:bookmarkStart w:id="336" w:name="_Toc24239"/>
            <w:r>
              <w:rPr>
                <w:rFonts w:ascii="宋体" w:hAnsi="宋体" w:hint="eastAsia"/>
                <w:szCs w:val="24"/>
              </w:rPr>
              <w:t>R01-0</w:t>
            </w:r>
            <w:r>
              <w:rPr>
                <w:rFonts w:ascii="宋体" w:hAnsi="宋体"/>
                <w:szCs w:val="24"/>
              </w:rPr>
              <w:t>4-02</w:t>
            </w:r>
            <w:bookmarkEnd w:id="327"/>
            <w:bookmarkEnd w:id="328"/>
            <w:bookmarkEnd w:id="329"/>
            <w:bookmarkEnd w:id="330"/>
            <w:bookmarkEnd w:id="331"/>
            <w:bookmarkEnd w:id="332"/>
            <w:bookmarkEnd w:id="333"/>
            <w:bookmarkEnd w:id="334"/>
            <w:bookmarkEnd w:id="335"/>
            <w:bookmarkEnd w:id="336"/>
          </w:p>
        </w:tc>
        <w:tc>
          <w:tcPr>
            <w:tcW w:w="3550" w:type="dxa"/>
            <w:vAlign w:val="center"/>
          </w:tcPr>
          <w:p w14:paraId="77D3155E" w14:textId="77777777" w:rsidR="00E240AA" w:rsidRDefault="00985EBA">
            <w:pPr>
              <w:ind w:firstLineChars="83" w:firstLine="199"/>
              <w:outlineLvl w:val="1"/>
              <w:rPr>
                <w:rFonts w:ascii="宋体" w:hAnsi="宋体"/>
                <w:szCs w:val="24"/>
              </w:rPr>
            </w:pPr>
            <w:bookmarkStart w:id="337" w:name="_Toc21754"/>
            <w:bookmarkStart w:id="338" w:name="_Toc59181860"/>
            <w:bookmarkStart w:id="339" w:name="_Toc59721236"/>
            <w:bookmarkStart w:id="340" w:name="_Toc29457"/>
            <w:bookmarkStart w:id="341" w:name="_Toc2137"/>
            <w:bookmarkStart w:id="342" w:name="_Toc1235"/>
            <w:bookmarkStart w:id="343" w:name="_Toc8083"/>
            <w:bookmarkStart w:id="344" w:name="_Toc12518"/>
            <w:bookmarkStart w:id="345" w:name="_Toc22882"/>
            <w:bookmarkStart w:id="346" w:name="_Toc1117"/>
            <w:r>
              <w:rPr>
                <w:rFonts w:ascii="宋体" w:hAnsi="宋体" w:hint="eastAsia"/>
                <w:szCs w:val="24"/>
              </w:rPr>
              <w:t>标记信息的姿态设置</w:t>
            </w:r>
            <w:bookmarkEnd w:id="337"/>
            <w:bookmarkEnd w:id="338"/>
            <w:bookmarkEnd w:id="339"/>
            <w:bookmarkEnd w:id="340"/>
            <w:bookmarkEnd w:id="341"/>
            <w:bookmarkEnd w:id="342"/>
            <w:bookmarkEnd w:id="343"/>
            <w:bookmarkEnd w:id="344"/>
            <w:bookmarkEnd w:id="345"/>
            <w:bookmarkEnd w:id="346"/>
          </w:p>
        </w:tc>
        <w:tc>
          <w:tcPr>
            <w:tcW w:w="2766" w:type="dxa"/>
            <w:vAlign w:val="center"/>
          </w:tcPr>
          <w:p w14:paraId="77E7A358" w14:textId="77777777" w:rsidR="00E240AA" w:rsidRDefault="00985EBA">
            <w:pPr>
              <w:ind w:firstLine="480"/>
              <w:outlineLvl w:val="1"/>
              <w:rPr>
                <w:rFonts w:ascii="宋体" w:hAnsi="宋体"/>
                <w:szCs w:val="24"/>
              </w:rPr>
            </w:pPr>
            <w:bookmarkStart w:id="347" w:name="_Toc59181861"/>
            <w:bookmarkStart w:id="348" w:name="_Toc2666"/>
            <w:bookmarkStart w:id="349" w:name="_Toc7446"/>
            <w:bookmarkStart w:id="350" w:name="_Toc1833"/>
            <w:bookmarkStart w:id="351" w:name="_Toc4877"/>
            <w:bookmarkStart w:id="352" w:name="_Toc59721237"/>
            <w:bookmarkStart w:id="353" w:name="_Toc8100"/>
            <w:bookmarkStart w:id="354" w:name="_Toc23846"/>
            <w:bookmarkStart w:id="355" w:name="_Toc16680"/>
            <w:bookmarkStart w:id="356" w:name="_Toc3904"/>
            <w:r>
              <w:rPr>
                <w:rFonts w:ascii="宋体" w:hAnsi="宋体" w:hint="eastAsia"/>
                <w:szCs w:val="24"/>
              </w:rPr>
              <w:t>维修员</w:t>
            </w:r>
            <w:bookmarkEnd w:id="347"/>
            <w:bookmarkEnd w:id="348"/>
            <w:bookmarkEnd w:id="349"/>
            <w:bookmarkEnd w:id="350"/>
            <w:bookmarkEnd w:id="351"/>
            <w:bookmarkEnd w:id="352"/>
            <w:bookmarkEnd w:id="353"/>
            <w:bookmarkEnd w:id="354"/>
            <w:bookmarkEnd w:id="355"/>
            <w:bookmarkEnd w:id="356"/>
          </w:p>
        </w:tc>
      </w:tr>
      <w:tr w:rsidR="00E240AA" w14:paraId="4C0BFF8B" w14:textId="77777777">
        <w:trPr>
          <w:trHeight w:val="454"/>
        </w:trPr>
        <w:tc>
          <w:tcPr>
            <w:tcW w:w="1980" w:type="dxa"/>
            <w:vAlign w:val="center"/>
          </w:tcPr>
          <w:p w14:paraId="17D683CF" w14:textId="77777777" w:rsidR="00E240AA" w:rsidRDefault="00985EBA">
            <w:pPr>
              <w:ind w:firstLineChars="83" w:firstLine="199"/>
              <w:outlineLvl w:val="1"/>
              <w:rPr>
                <w:rFonts w:ascii="宋体" w:hAnsi="宋体"/>
                <w:szCs w:val="24"/>
              </w:rPr>
            </w:pPr>
            <w:bookmarkStart w:id="357" w:name="_Toc59181870"/>
            <w:bookmarkStart w:id="358" w:name="_Toc25040"/>
            <w:bookmarkStart w:id="359" w:name="_Toc3111"/>
            <w:bookmarkStart w:id="360" w:name="_Toc30883"/>
            <w:bookmarkStart w:id="361" w:name="_Toc27702"/>
            <w:bookmarkStart w:id="362" w:name="_Toc59721246"/>
            <w:bookmarkStart w:id="363" w:name="_Toc3326"/>
            <w:bookmarkStart w:id="364" w:name="_Toc12106"/>
            <w:bookmarkStart w:id="365" w:name="_Toc53933088"/>
            <w:bookmarkStart w:id="366" w:name="_Toc8135"/>
            <w:bookmarkStart w:id="367" w:name="_Toc54018369"/>
            <w:bookmarkStart w:id="368" w:name="_Toc10947"/>
            <w:r>
              <w:rPr>
                <w:rFonts w:ascii="宋体" w:hAnsi="宋体" w:hint="eastAsia"/>
                <w:szCs w:val="24"/>
              </w:rPr>
              <w:lastRenderedPageBreak/>
              <w:t>R02</w:t>
            </w:r>
            <w:bookmarkEnd w:id="357"/>
            <w:bookmarkEnd w:id="358"/>
            <w:bookmarkEnd w:id="359"/>
            <w:bookmarkEnd w:id="360"/>
            <w:bookmarkEnd w:id="361"/>
            <w:bookmarkEnd w:id="362"/>
            <w:bookmarkEnd w:id="363"/>
            <w:bookmarkEnd w:id="364"/>
            <w:bookmarkEnd w:id="365"/>
            <w:bookmarkEnd w:id="366"/>
            <w:bookmarkEnd w:id="367"/>
            <w:bookmarkEnd w:id="368"/>
          </w:p>
        </w:tc>
        <w:tc>
          <w:tcPr>
            <w:tcW w:w="6316" w:type="dxa"/>
            <w:gridSpan w:val="2"/>
            <w:vAlign w:val="center"/>
          </w:tcPr>
          <w:p w14:paraId="1B8B5A18" w14:textId="77777777" w:rsidR="00E240AA" w:rsidRDefault="00985EBA">
            <w:pPr>
              <w:ind w:firstLineChars="83" w:firstLine="199"/>
              <w:outlineLvl w:val="1"/>
              <w:rPr>
                <w:rFonts w:ascii="宋体" w:hAnsi="宋体"/>
                <w:szCs w:val="24"/>
              </w:rPr>
            </w:pPr>
            <w:bookmarkStart w:id="369" w:name="_Toc17204"/>
            <w:bookmarkStart w:id="370" w:name="_Toc54018370"/>
            <w:bookmarkStart w:id="371" w:name="_Toc4110"/>
            <w:bookmarkStart w:id="372" w:name="_Toc53933089"/>
            <w:bookmarkStart w:id="373" w:name="_Toc59181871"/>
            <w:bookmarkStart w:id="374" w:name="_Toc59721247"/>
            <w:bookmarkStart w:id="375" w:name="_Toc13789"/>
            <w:bookmarkStart w:id="376" w:name="_Toc11540"/>
            <w:bookmarkStart w:id="377" w:name="_Toc2214"/>
            <w:bookmarkStart w:id="378" w:name="_Toc7565"/>
            <w:bookmarkStart w:id="379" w:name="_Toc13220"/>
            <w:bookmarkStart w:id="380" w:name="_Toc21471"/>
            <w:r>
              <w:rPr>
                <w:rFonts w:ascii="宋体" w:hAnsi="宋体" w:hint="eastAsia"/>
                <w:szCs w:val="24"/>
              </w:rPr>
              <w:t>系统功能模块</w:t>
            </w:r>
            <w:bookmarkEnd w:id="369"/>
            <w:bookmarkEnd w:id="370"/>
            <w:bookmarkEnd w:id="371"/>
            <w:bookmarkEnd w:id="372"/>
            <w:bookmarkEnd w:id="373"/>
            <w:bookmarkEnd w:id="374"/>
            <w:bookmarkEnd w:id="375"/>
            <w:bookmarkEnd w:id="376"/>
            <w:bookmarkEnd w:id="377"/>
            <w:bookmarkEnd w:id="378"/>
            <w:bookmarkEnd w:id="379"/>
            <w:bookmarkEnd w:id="380"/>
          </w:p>
        </w:tc>
      </w:tr>
      <w:tr w:rsidR="00E240AA" w14:paraId="0FF4182A" w14:textId="77777777">
        <w:trPr>
          <w:trHeight w:val="454"/>
        </w:trPr>
        <w:tc>
          <w:tcPr>
            <w:tcW w:w="1980" w:type="dxa"/>
            <w:vAlign w:val="center"/>
          </w:tcPr>
          <w:p w14:paraId="03575383" w14:textId="77777777" w:rsidR="00E240AA" w:rsidRDefault="00985EBA">
            <w:pPr>
              <w:ind w:firstLineChars="83" w:firstLine="199"/>
              <w:outlineLvl w:val="1"/>
              <w:rPr>
                <w:rFonts w:ascii="宋体" w:hAnsi="宋体"/>
                <w:szCs w:val="24"/>
              </w:rPr>
            </w:pPr>
            <w:bookmarkStart w:id="381" w:name="_Toc30464"/>
            <w:bookmarkStart w:id="382" w:name="_Toc25283"/>
            <w:bookmarkStart w:id="383" w:name="_Toc54018371"/>
            <w:bookmarkStart w:id="384" w:name="_Toc27681"/>
            <w:bookmarkStart w:id="385" w:name="_Toc838"/>
            <w:bookmarkStart w:id="386" w:name="_Toc53933090"/>
            <w:bookmarkStart w:id="387" w:name="_Toc59721248"/>
            <w:bookmarkStart w:id="388" w:name="_Toc18118"/>
            <w:bookmarkStart w:id="389" w:name="_Toc19236"/>
            <w:bookmarkStart w:id="390" w:name="_Toc18147"/>
            <w:bookmarkStart w:id="391" w:name="_Toc59181872"/>
            <w:bookmarkStart w:id="392" w:name="_Toc5388"/>
            <w:r>
              <w:rPr>
                <w:rFonts w:ascii="宋体" w:hAnsi="宋体" w:hint="eastAsia"/>
                <w:szCs w:val="24"/>
              </w:rPr>
              <w:t>R02-01</w:t>
            </w:r>
            <w:bookmarkEnd w:id="381"/>
            <w:bookmarkEnd w:id="382"/>
            <w:bookmarkEnd w:id="383"/>
            <w:bookmarkEnd w:id="384"/>
            <w:bookmarkEnd w:id="385"/>
            <w:bookmarkEnd w:id="386"/>
            <w:bookmarkEnd w:id="387"/>
            <w:bookmarkEnd w:id="388"/>
            <w:bookmarkEnd w:id="389"/>
            <w:bookmarkEnd w:id="390"/>
            <w:bookmarkEnd w:id="391"/>
            <w:bookmarkEnd w:id="392"/>
          </w:p>
        </w:tc>
        <w:tc>
          <w:tcPr>
            <w:tcW w:w="3550" w:type="dxa"/>
            <w:vAlign w:val="center"/>
          </w:tcPr>
          <w:p w14:paraId="482B7E2A" w14:textId="77777777" w:rsidR="00E240AA" w:rsidRDefault="00985EBA">
            <w:pPr>
              <w:ind w:firstLineChars="83" w:firstLine="199"/>
              <w:outlineLvl w:val="1"/>
              <w:rPr>
                <w:rFonts w:ascii="宋体" w:hAnsi="宋体"/>
                <w:szCs w:val="24"/>
              </w:rPr>
            </w:pPr>
            <w:bookmarkStart w:id="393" w:name="_Toc53933094"/>
            <w:bookmarkStart w:id="394" w:name="_Toc54018375"/>
            <w:bookmarkStart w:id="395" w:name="_Toc20433"/>
            <w:bookmarkStart w:id="396" w:name="_Toc5238"/>
            <w:bookmarkStart w:id="397" w:name="_Toc59181876"/>
            <w:bookmarkStart w:id="398" w:name="_Toc59721252"/>
            <w:bookmarkStart w:id="399" w:name="_Toc21727"/>
            <w:bookmarkStart w:id="400" w:name="_Toc8545"/>
            <w:bookmarkStart w:id="401" w:name="_Toc5604"/>
            <w:bookmarkStart w:id="402" w:name="_Toc12514"/>
            <w:bookmarkStart w:id="403" w:name="_Toc22240"/>
            <w:bookmarkStart w:id="404" w:name="_Toc19892"/>
            <w:r>
              <w:rPr>
                <w:rFonts w:ascii="宋体" w:hAnsi="宋体" w:hint="eastAsia"/>
                <w:szCs w:val="24"/>
              </w:rPr>
              <w:t>用户管理</w:t>
            </w:r>
            <w:bookmarkEnd w:id="393"/>
            <w:bookmarkEnd w:id="394"/>
            <w:bookmarkEnd w:id="395"/>
            <w:bookmarkEnd w:id="396"/>
            <w:bookmarkEnd w:id="397"/>
            <w:bookmarkEnd w:id="398"/>
            <w:bookmarkEnd w:id="399"/>
            <w:bookmarkEnd w:id="400"/>
            <w:bookmarkEnd w:id="401"/>
            <w:bookmarkEnd w:id="402"/>
            <w:bookmarkEnd w:id="403"/>
            <w:bookmarkEnd w:id="404"/>
          </w:p>
        </w:tc>
        <w:tc>
          <w:tcPr>
            <w:tcW w:w="2766" w:type="dxa"/>
            <w:vAlign w:val="center"/>
          </w:tcPr>
          <w:p w14:paraId="4793E63A" w14:textId="77777777" w:rsidR="00E240AA" w:rsidRDefault="00985EBA">
            <w:pPr>
              <w:ind w:firstLine="480"/>
              <w:outlineLvl w:val="1"/>
              <w:rPr>
                <w:rFonts w:ascii="宋体" w:hAnsi="宋体"/>
                <w:szCs w:val="24"/>
              </w:rPr>
            </w:pPr>
            <w:bookmarkStart w:id="405" w:name="_Toc13288"/>
            <w:bookmarkStart w:id="406" w:name="_Toc59181874"/>
            <w:bookmarkStart w:id="407" w:name="_Toc53933092"/>
            <w:bookmarkStart w:id="408" w:name="_Toc8917"/>
            <w:bookmarkStart w:id="409" w:name="_Toc7327"/>
            <w:bookmarkStart w:id="410" w:name="_Toc9124"/>
            <w:bookmarkStart w:id="411" w:name="_Toc29851"/>
            <w:bookmarkStart w:id="412" w:name="_Toc15318"/>
            <w:bookmarkStart w:id="413" w:name="_Toc54018373"/>
            <w:bookmarkStart w:id="414" w:name="_Toc59721250"/>
            <w:bookmarkStart w:id="415" w:name="_Toc18169"/>
            <w:bookmarkStart w:id="416" w:name="_Toc23075"/>
            <w:r>
              <w:rPr>
                <w:rFonts w:ascii="宋体" w:hAnsi="宋体" w:hint="eastAsia"/>
                <w:szCs w:val="24"/>
              </w:rPr>
              <w:t>所有用户</w:t>
            </w:r>
            <w:bookmarkEnd w:id="405"/>
            <w:bookmarkEnd w:id="406"/>
            <w:bookmarkEnd w:id="407"/>
            <w:bookmarkEnd w:id="408"/>
            <w:bookmarkEnd w:id="409"/>
            <w:bookmarkEnd w:id="410"/>
            <w:bookmarkEnd w:id="411"/>
            <w:bookmarkEnd w:id="412"/>
            <w:bookmarkEnd w:id="413"/>
            <w:bookmarkEnd w:id="414"/>
            <w:bookmarkEnd w:id="415"/>
            <w:bookmarkEnd w:id="416"/>
          </w:p>
        </w:tc>
      </w:tr>
      <w:tr w:rsidR="00E240AA" w14:paraId="03F9FA3C" w14:textId="77777777">
        <w:trPr>
          <w:trHeight w:val="454"/>
        </w:trPr>
        <w:tc>
          <w:tcPr>
            <w:tcW w:w="1980" w:type="dxa"/>
            <w:vAlign w:val="center"/>
          </w:tcPr>
          <w:p w14:paraId="224FB59D" w14:textId="77777777" w:rsidR="00E240AA" w:rsidRDefault="00985EBA">
            <w:pPr>
              <w:ind w:firstLineChars="83" w:firstLine="199"/>
              <w:outlineLvl w:val="1"/>
              <w:rPr>
                <w:rFonts w:ascii="宋体" w:hAnsi="宋体"/>
                <w:szCs w:val="24"/>
              </w:rPr>
            </w:pPr>
            <w:bookmarkStart w:id="417" w:name="_Toc59181875"/>
            <w:bookmarkStart w:id="418" w:name="_Toc13075"/>
            <w:bookmarkStart w:id="419" w:name="_Toc54018374"/>
            <w:bookmarkStart w:id="420" w:name="_Toc53933093"/>
            <w:bookmarkStart w:id="421" w:name="_Toc59721251"/>
            <w:bookmarkStart w:id="422" w:name="_Toc15743"/>
            <w:bookmarkStart w:id="423" w:name="_Toc17320"/>
            <w:bookmarkStart w:id="424" w:name="_Toc21188"/>
            <w:bookmarkStart w:id="425" w:name="_Toc14990"/>
            <w:bookmarkStart w:id="426" w:name="_Toc27811"/>
            <w:bookmarkStart w:id="427" w:name="_Toc24624"/>
            <w:bookmarkStart w:id="428" w:name="_Toc20690"/>
            <w:r>
              <w:rPr>
                <w:rFonts w:ascii="宋体" w:hAnsi="宋体" w:hint="eastAsia"/>
                <w:szCs w:val="24"/>
              </w:rPr>
              <w:t>R02-0</w:t>
            </w:r>
            <w:bookmarkEnd w:id="417"/>
            <w:bookmarkEnd w:id="418"/>
            <w:bookmarkEnd w:id="419"/>
            <w:bookmarkEnd w:id="420"/>
            <w:bookmarkEnd w:id="421"/>
            <w:bookmarkEnd w:id="422"/>
            <w:bookmarkEnd w:id="423"/>
            <w:bookmarkEnd w:id="424"/>
            <w:bookmarkEnd w:id="425"/>
            <w:r>
              <w:rPr>
                <w:rFonts w:ascii="宋体" w:hAnsi="宋体" w:hint="eastAsia"/>
                <w:szCs w:val="24"/>
              </w:rPr>
              <w:t>1-01</w:t>
            </w:r>
            <w:bookmarkEnd w:id="426"/>
            <w:bookmarkEnd w:id="427"/>
            <w:bookmarkEnd w:id="428"/>
          </w:p>
        </w:tc>
        <w:tc>
          <w:tcPr>
            <w:tcW w:w="3550" w:type="dxa"/>
            <w:vAlign w:val="center"/>
          </w:tcPr>
          <w:p w14:paraId="66F6FDE8" w14:textId="77777777" w:rsidR="00E240AA" w:rsidRDefault="00985EBA">
            <w:pPr>
              <w:ind w:firstLineChars="83" w:firstLine="199"/>
              <w:outlineLvl w:val="1"/>
              <w:rPr>
                <w:rFonts w:ascii="宋体" w:hAnsi="宋体"/>
                <w:szCs w:val="24"/>
              </w:rPr>
            </w:pPr>
            <w:bookmarkStart w:id="429" w:name="_Toc29465"/>
            <w:bookmarkStart w:id="430" w:name="_Toc15999"/>
            <w:bookmarkStart w:id="431" w:name="_Toc9085"/>
            <w:bookmarkStart w:id="432" w:name="_Toc59181873"/>
            <w:bookmarkStart w:id="433" w:name="_Toc27401"/>
            <w:bookmarkStart w:id="434" w:name="_Toc6590"/>
            <w:bookmarkStart w:id="435" w:name="_Toc59721249"/>
            <w:bookmarkStart w:id="436" w:name="_Toc54018372"/>
            <w:bookmarkStart w:id="437" w:name="_Toc53933091"/>
            <w:bookmarkStart w:id="438" w:name="_Toc25792"/>
            <w:bookmarkStart w:id="439" w:name="_Toc24577"/>
            <w:bookmarkStart w:id="440" w:name="_Toc6973"/>
            <w:r>
              <w:rPr>
                <w:rFonts w:ascii="宋体" w:hAnsi="宋体" w:hint="eastAsia"/>
                <w:szCs w:val="24"/>
              </w:rPr>
              <w:t>个人信息管理</w:t>
            </w:r>
            <w:bookmarkEnd w:id="429"/>
            <w:bookmarkEnd w:id="430"/>
            <w:bookmarkEnd w:id="431"/>
            <w:bookmarkEnd w:id="432"/>
            <w:bookmarkEnd w:id="433"/>
            <w:bookmarkEnd w:id="434"/>
            <w:bookmarkEnd w:id="435"/>
            <w:bookmarkEnd w:id="436"/>
            <w:bookmarkEnd w:id="437"/>
            <w:bookmarkEnd w:id="438"/>
            <w:bookmarkEnd w:id="439"/>
            <w:bookmarkEnd w:id="440"/>
          </w:p>
        </w:tc>
        <w:tc>
          <w:tcPr>
            <w:tcW w:w="2766" w:type="dxa"/>
            <w:vAlign w:val="center"/>
          </w:tcPr>
          <w:p w14:paraId="2C779E20" w14:textId="77777777" w:rsidR="00E240AA" w:rsidRDefault="00985EBA">
            <w:pPr>
              <w:ind w:firstLine="480"/>
              <w:outlineLvl w:val="1"/>
              <w:rPr>
                <w:rFonts w:ascii="宋体" w:hAnsi="宋体"/>
                <w:szCs w:val="24"/>
              </w:rPr>
            </w:pPr>
            <w:bookmarkStart w:id="441" w:name="_Toc20202"/>
            <w:bookmarkStart w:id="442" w:name="_Toc1846"/>
            <w:bookmarkStart w:id="443" w:name="_Toc3648"/>
            <w:bookmarkStart w:id="444" w:name="_Toc24982"/>
            <w:bookmarkStart w:id="445" w:name="_Toc54018376"/>
            <w:bookmarkStart w:id="446" w:name="_Toc59721253"/>
            <w:bookmarkStart w:id="447" w:name="_Toc53933095"/>
            <w:bookmarkStart w:id="448" w:name="_Toc10538"/>
            <w:bookmarkStart w:id="449" w:name="_Toc59181877"/>
            <w:bookmarkStart w:id="450" w:name="_Toc26901"/>
            <w:bookmarkStart w:id="451" w:name="_Toc21828"/>
            <w:bookmarkStart w:id="452" w:name="_Toc26952"/>
            <w:r>
              <w:rPr>
                <w:rFonts w:ascii="宋体" w:hAnsi="宋体" w:hint="eastAsia"/>
                <w:szCs w:val="24"/>
              </w:rPr>
              <w:t>管理员</w:t>
            </w:r>
            <w:bookmarkEnd w:id="441"/>
            <w:bookmarkEnd w:id="442"/>
            <w:bookmarkEnd w:id="443"/>
            <w:bookmarkEnd w:id="444"/>
            <w:bookmarkEnd w:id="445"/>
            <w:bookmarkEnd w:id="446"/>
            <w:bookmarkEnd w:id="447"/>
            <w:bookmarkEnd w:id="448"/>
            <w:bookmarkEnd w:id="449"/>
            <w:bookmarkEnd w:id="450"/>
            <w:bookmarkEnd w:id="451"/>
            <w:bookmarkEnd w:id="452"/>
          </w:p>
        </w:tc>
      </w:tr>
      <w:tr w:rsidR="00E240AA" w14:paraId="57F30CFB" w14:textId="77777777">
        <w:trPr>
          <w:trHeight w:val="454"/>
        </w:trPr>
        <w:tc>
          <w:tcPr>
            <w:tcW w:w="1980" w:type="dxa"/>
            <w:vAlign w:val="center"/>
          </w:tcPr>
          <w:p w14:paraId="280183A6" w14:textId="77777777" w:rsidR="00E240AA" w:rsidRDefault="00985EBA">
            <w:pPr>
              <w:ind w:firstLineChars="83" w:firstLine="199"/>
              <w:outlineLvl w:val="1"/>
              <w:rPr>
                <w:rFonts w:ascii="宋体" w:hAnsi="宋体"/>
                <w:szCs w:val="24"/>
              </w:rPr>
            </w:pPr>
            <w:bookmarkStart w:id="453" w:name="_Toc59721254"/>
            <w:bookmarkStart w:id="454" w:name="_Toc53933096"/>
            <w:bookmarkStart w:id="455" w:name="_Toc17125"/>
            <w:bookmarkStart w:id="456" w:name="_Toc59181878"/>
            <w:bookmarkStart w:id="457" w:name="_Toc21664"/>
            <w:bookmarkStart w:id="458" w:name="_Toc23401"/>
            <w:bookmarkStart w:id="459" w:name="_Toc20413"/>
            <w:bookmarkStart w:id="460" w:name="_Toc7483"/>
            <w:bookmarkStart w:id="461" w:name="_Toc54018377"/>
            <w:bookmarkStart w:id="462" w:name="_Toc11241"/>
            <w:bookmarkStart w:id="463" w:name="_Toc8830"/>
            <w:bookmarkStart w:id="464" w:name="_Toc3376"/>
            <w:r>
              <w:rPr>
                <w:rFonts w:ascii="宋体" w:hAnsi="宋体" w:hint="eastAsia"/>
                <w:szCs w:val="24"/>
              </w:rPr>
              <w:t>R</w:t>
            </w:r>
            <w:r>
              <w:rPr>
                <w:rFonts w:ascii="宋体" w:hAnsi="宋体"/>
                <w:szCs w:val="24"/>
              </w:rPr>
              <w:t>02-0</w:t>
            </w:r>
            <w:r>
              <w:rPr>
                <w:rFonts w:ascii="宋体" w:hAnsi="宋体" w:hint="eastAsia"/>
                <w:szCs w:val="24"/>
              </w:rPr>
              <w:t>1</w:t>
            </w:r>
            <w:r>
              <w:rPr>
                <w:rFonts w:ascii="宋体" w:hAnsi="宋体"/>
                <w:szCs w:val="24"/>
              </w:rPr>
              <w:t>-0</w:t>
            </w:r>
            <w:bookmarkEnd w:id="453"/>
            <w:bookmarkEnd w:id="454"/>
            <w:bookmarkEnd w:id="455"/>
            <w:bookmarkEnd w:id="456"/>
            <w:bookmarkEnd w:id="457"/>
            <w:bookmarkEnd w:id="458"/>
            <w:bookmarkEnd w:id="459"/>
            <w:bookmarkEnd w:id="460"/>
            <w:bookmarkEnd w:id="461"/>
            <w:r>
              <w:rPr>
                <w:rFonts w:ascii="宋体" w:hAnsi="宋体" w:hint="eastAsia"/>
                <w:szCs w:val="24"/>
              </w:rPr>
              <w:t>2</w:t>
            </w:r>
            <w:bookmarkEnd w:id="462"/>
            <w:bookmarkEnd w:id="463"/>
            <w:bookmarkEnd w:id="464"/>
          </w:p>
        </w:tc>
        <w:tc>
          <w:tcPr>
            <w:tcW w:w="3550" w:type="dxa"/>
            <w:vAlign w:val="center"/>
          </w:tcPr>
          <w:p w14:paraId="5D244574" w14:textId="77777777" w:rsidR="00E240AA" w:rsidRDefault="00985EBA">
            <w:pPr>
              <w:ind w:firstLineChars="83" w:firstLine="199"/>
              <w:outlineLvl w:val="1"/>
              <w:rPr>
                <w:rFonts w:ascii="宋体" w:hAnsi="宋体"/>
                <w:szCs w:val="24"/>
              </w:rPr>
            </w:pPr>
            <w:bookmarkStart w:id="465" w:name="_Toc59721255"/>
            <w:bookmarkStart w:id="466" w:name="_Toc25031"/>
            <w:bookmarkStart w:id="467" w:name="_Toc7725"/>
            <w:bookmarkStart w:id="468" w:name="_Toc29051"/>
            <w:bookmarkStart w:id="469" w:name="_Toc17596"/>
            <w:bookmarkStart w:id="470" w:name="_Toc59181879"/>
            <w:bookmarkStart w:id="471" w:name="_Toc25184"/>
            <w:bookmarkStart w:id="472" w:name="_Toc25688"/>
            <w:bookmarkStart w:id="473" w:name="_Toc53933097"/>
            <w:bookmarkStart w:id="474" w:name="_Toc54018378"/>
            <w:bookmarkStart w:id="475" w:name="_Toc8770"/>
            <w:bookmarkStart w:id="476" w:name="_Toc30092"/>
            <w:r>
              <w:rPr>
                <w:rFonts w:ascii="宋体" w:hAnsi="宋体" w:hint="eastAsia"/>
                <w:szCs w:val="24"/>
              </w:rPr>
              <w:t>用户信息管理</w:t>
            </w:r>
            <w:bookmarkEnd w:id="465"/>
            <w:bookmarkEnd w:id="466"/>
            <w:bookmarkEnd w:id="467"/>
            <w:bookmarkEnd w:id="468"/>
            <w:bookmarkEnd w:id="469"/>
            <w:bookmarkEnd w:id="470"/>
            <w:bookmarkEnd w:id="471"/>
            <w:bookmarkEnd w:id="472"/>
            <w:bookmarkEnd w:id="473"/>
            <w:bookmarkEnd w:id="474"/>
            <w:bookmarkEnd w:id="475"/>
            <w:bookmarkEnd w:id="476"/>
          </w:p>
        </w:tc>
        <w:tc>
          <w:tcPr>
            <w:tcW w:w="2766" w:type="dxa"/>
            <w:vAlign w:val="center"/>
          </w:tcPr>
          <w:p w14:paraId="53895E4A" w14:textId="77777777" w:rsidR="00E240AA" w:rsidRDefault="00985EBA">
            <w:pPr>
              <w:ind w:firstLine="480"/>
              <w:outlineLvl w:val="1"/>
              <w:rPr>
                <w:rFonts w:ascii="宋体" w:hAnsi="宋体"/>
                <w:szCs w:val="24"/>
              </w:rPr>
            </w:pPr>
            <w:bookmarkStart w:id="477" w:name="_Toc59721256"/>
            <w:bookmarkStart w:id="478" w:name="_Toc27163"/>
            <w:bookmarkStart w:id="479" w:name="_Toc59181880"/>
            <w:bookmarkStart w:id="480" w:name="_Toc19859"/>
            <w:bookmarkStart w:id="481" w:name="_Toc54018379"/>
            <w:bookmarkStart w:id="482" w:name="_Toc9601"/>
            <w:bookmarkStart w:id="483" w:name="_Toc30084"/>
            <w:bookmarkStart w:id="484" w:name="_Toc26982"/>
            <w:bookmarkStart w:id="485" w:name="_Toc53933098"/>
            <w:bookmarkStart w:id="486" w:name="_Toc3772"/>
            <w:bookmarkStart w:id="487" w:name="_Toc15149"/>
            <w:bookmarkStart w:id="488" w:name="_Toc1454"/>
            <w:r>
              <w:rPr>
                <w:rFonts w:ascii="宋体" w:hAnsi="宋体" w:hint="eastAsia"/>
                <w:szCs w:val="24"/>
              </w:rPr>
              <w:t>管理员</w:t>
            </w:r>
            <w:bookmarkEnd w:id="477"/>
            <w:bookmarkEnd w:id="478"/>
            <w:bookmarkEnd w:id="479"/>
            <w:bookmarkEnd w:id="480"/>
            <w:bookmarkEnd w:id="481"/>
            <w:bookmarkEnd w:id="482"/>
            <w:bookmarkEnd w:id="483"/>
            <w:bookmarkEnd w:id="484"/>
            <w:bookmarkEnd w:id="485"/>
            <w:bookmarkEnd w:id="486"/>
            <w:bookmarkEnd w:id="487"/>
            <w:bookmarkEnd w:id="488"/>
          </w:p>
        </w:tc>
      </w:tr>
    </w:tbl>
    <w:p w14:paraId="2245D9B2" w14:textId="77777777" w:rsidR="00E240AA" w:rsidRDefault="00E240AA">
      <w:pPr>
        <w:rPr>
          <w:rFonts w:ascii="黑体" w:eastAsia="黑体" w:hAnsi="黑体"/>
          <w:sz w:val="32"/>
          <w:szCs w:val="32"/>
        </w:rPr>
      </w:pPr>
    </w:p>
    <w:p w14:paraId="6CBD3357" w14:textId="77777777" w:rsidR="00E240AA" w:rsidRDefault="00985EBA">
      <w:pPr>
        <w:rPr>
          <w:rFonts w:ascii="宋体" w:hAnsi="宋体"/>
          <w:b/>
          <w:sz w:val="21"/>
        </w:rPr>
      </w:pPr>
      <w:r>
        <w:rPr>
          <w:rFonts w:ascii="黑体" w:eastAsia="黑体" w:hAnsi="黑体" w:hint="eastAsia"/>
          <w:sz w:val="32"/>
          <w:szCs w:val="32"/>
        </w:rPr>
        <w:t>2.</w:t>
      </w:r>
      <w:bookmarkEnd w:id="0"/>
      <w:r>
        <w:rPr>
          <w:rFonts w:ascii="黑体" w:eastAsia="黑体" w:hAnsi="黑体" w:hint="eastAsia"/>
          <w:sz w:val="32"/>
          <w:szCs w:val="32"/>
        </w:rPr>
        <w:t>系统研制要求</w:t>
      </w:r>
    </w:p>
    <w:p w14:paraId="31677ADB" w14:textId="77777777" w:rsidR="00E240AA" w:rsidRDefault="00985EBA">
      <w:pPr>
        <w:outlineLvl w:val="1"/>
        <w:rPr>
          <w:rFonts w:ascii="黑体" w:eastAsia="黑体" w:hAnsi="黑体"/>
          <w:sz w:val="30"/>
          <w:szCs w:val="30"/>
        </w:rPr>
      </w:pPr>
      <w:bookmarkStart w:id="489" w:name="_Toc53933046"/>
      <w:bookmarkStart w:id="490" w:name="_Toc54018328"/>
      <w:bookmarkStart w:id="491" w:name="_Toc26960"/>
      <w:r>
        <w:rPr>
          <w:rFonts w:ascii="黑体" w:eastAsia="黑体" w:hAnsi="黑体" w:hint="eastAsia"/>
          <w:sz w:val="30"/>
          <w:szCs w:val="30"/>
        </w:rPr>
        <w:t>2.1</w:t>
      </w:r>
      <w:r>
        <w:rPr>
          <w:rFonts w:ascii="黑体" w:eastAsia="黑体" w:hAnsi="黑体"/>
          <w:sz w:val="30"/>
          <w:szCs w:val="30"/>
        </w:rPr>
        <w:t xml:space="preserve"> </w:t>
      </w:r>
      <w:r>
        <w:rPr>
          <w:rFonts w:ascii="黑体" w:eastAsia="黑体" w:hAnsi="黑体" w:hint="eastAsia"/>
          <w:sz w:val="30"/>
          <w:szCs w:val="30"/>
        </w:rPr>
        <w:t>需求分析</w:t>
      </w:r>
      <w:bookmarkEnd w:id="489"/>
      <w:bookmarkEnd w:id="490"/>
      <w:bookmarkEnd w:id="491"/>
    </w:p>
    <w:p w14:paraId="69E0ECE9" w14:textId="77777777" w:rsidR="00E240AA" w:rsidRDefault="00985EBA">
      <w:pPr>
        <w:ind w:firstLineChars="200" w:firstLine="480"/>
      </w:pPr>
      <w:r>
        <w:rPr>
          <w:rFonts w:hint="eastAsia"/>
        </w:rPr>
        <w:t>近年来，随着制造业的快速发展，维修工作在复杂产品的生产过程中愈加重要。装配维修工作旨在采用快速、灵活、可靠、低成本的方法来提高产品设计质量，缩短开发周期。而增强现实技术（</w:t>
      </w:r>
      <w:r>
        <w:t>Augmented Reality</w:t>
      </w:r>
      <w:r>
        <w:rPr>
          <w:rFonts w:hint="eastAsia"/>
        </w:rPr>
        <w:t>，</w:t>
      </w:r>
      <w:r>
        <w:t>AR</w:t>
      </w:r>
      <w:r>
        <w:rPr>
          <w:rFonts w:hint="eastAsia"/>
        </w:rPr>
        <w:t>）作为新兴的人机交互技术，已被证明潜力巨大，凭借其虚实结合的特性逐渐地被应用于维修装配工作中。凭借这一技术可以在维修装配过程中将所用到的检测数据、操作步骤等复杂、多样化信息进行增强现实，帮助企业更好地训练工人，提升其熟练度及生产效率。</w:t>
      </w:r>
    </w:p>
    <w:p w14:paraId="74EDA02D" w14:textId="77777777" w:rsidR="00E240AA" w:rsidRDefault="00985EBA">
      <w:pPr>
        <w:ind w:firstLineChars="200" w:firstLine="480"/>
      </w:pPr>
      <w:r>
        <w:rPr>
          <w:rFonts w:hint="eastAsia"/>
        </w:rPr>
        <w:t>然而，目前增强现实装配维修引导系统大都需要操作人员在装配维修环境中，按照工艺顺序激活一个个人工标识来显示增强的信息，对于缺少经验的员工并不友好。商业化的</w:t>
      </w:r>
      <w:r>
        <w:t>AR</w:t>
      </w:r>
      <w:r>
        <w:rPr>
          <w:rFonts w:hint="eastAsia"/>
        </w:rPr>
        <w:t>硬件设备通常价格昂贵，不耐磨损，如头盔显示器，虽然相比于其他硬件设备有优越的机动性，在增强现实中非常有前景，但其周边视野有限，影响操作安全；同时，复杂机电产品的工作环境也可能很恶劣，如雷达等军工设备通常部署在人迹罕至的地区，网络通信等基础设施薄弱，商业化的</w:t>
      </w:r>
      <w:r>
        <w:t>AR</w:t>
      </w:r>
      <w:r>
        <w:rPr>
          <w:rFonts w:hint="eastAsia"/>
        </w:rPr>
        <w:t>设备很难应对这些复杂，恶劣的工作环境</w:t>
      </w:r>
      <w:r>
        <w:rPr>
          <w:vertAlign w:val="superscript"/>
        </w:rPr>
        <w:t xml:space="preserve"> </w:t>
      </w:r>
      <w:r>
        <w:rPr>
          <w:rFonts w:hint="eastAsia"/>
        </w:rPr>
        <w:t>。</w:t>
      </w:r>
    </w:p>
    <w:p w14:paraId="5B26D003" w14:textId="77777777" w:rsidR="00E240AA" w:rsidRDefault="00985EBA">
      <w:pPr>
        <w:ind w:firstLineChars="200" w:firstLine="480"/>
      </w:pPr>
      <w:r>
        <w:rPr>
          <w:rFonts w:hint="eastAsia"/>
        </w:rPr>
        <w:t>同时，目前传统的图像识别和信息增强技术，只是对采集的图像或二维帧进行图像质量的提高，以及在图像中对显著区域寻找感兴趣的目标物并进行标注，大多应用在医学成像和汽车自动驾驶等领域。如</w:t>
      </w:r>
      <w:r>
        <w:t>Leena Chandrashekar</w:t>
      </w:r>
      <w:r>
        <w:rPr>
          <w:rFonts w:hint="eastAsia"/>
        </w:rPr>
        <w:t>等人对磁共振成像进行像素强度及边缘信息的增强，对图像质量指数和均方误差等方面均有改善。然而这种信息增强，并不能满足工业上对维修工艺等虚拟信息进行精确，逼真地叠加的要求。</w:t>
      </w:r>
    </w:p>
    <w:p w14:paraId="7B06F20E" w14:textId="77777777" w:rsidR="00E240AA" w:rsidRDefault="00985EBA">
      <w:pPr>
        <w:ind w:firstLineChars="200" w:firstLine="480"/>
      </w:pPr>
      <w:r>
        <w:rPr>
          <w:rFonts w:hint="eastAsia"/>
        </w:rPr>
        <w:t>为了解决上述问题，弥补增强现实技术在工业应用中的不足，使其适应更多复杂的环境，解决传统维修视频缺少示教信息，与维修工艺技术要求相对孤立等问题，本项目利用增强现实技术，将维修工艺要求直接标记在维修视频中，实现虚实融合示教。通过设计搭建基于</w:t>
      </w:r>
      <w:r>
        <w:rPr>
          <w:rFonts w:hint="eastAsia"/>
        </w:rPr>
        <w:t>AR</w:t>
      </w:r>
      <w:r>
        <w:rPr>
          <w:rFonts w:hint="eastAsia"/>
        </w:rPr>
        <w:t>的维修视频拍摄硬件系统，研究维修视频工艺标记关键技术，设计维修视频工艺标记和管理系统架构，开发实现维修视频工艺标记和管理系统软件。</w:t>
      </w:r>
    </w:p>
    <w:p w14:paraId="548103A9" w14:textId="77777777" w:rsidR="00E240AA" w:rsidRDefault="00E240AA">
      <w:pPr>
        <w:ind w:firstLineChars="200" w:firstLine="480"/>
      </w:pPr>
    </w:p>
    <w:p w14:paraId="74765EE8" w14:textId="77777777" w:rsidR="00E240AA" w:rsidRDefault="00985EBA">
      <w:pPr>
        <w:outlineLvl w:val="1"/>
        <w:rPr>
          <w:rFonts w:ascii="黑体" w:eastAsia="黑体" w:hAnsi="黑体"/>
          <w:sz w:val="30"/>
          <w:szCs w:val="30"/>
        </w:rPr>
      </w:pPr>
      <w:bookmarkStart w:id="492" w:name="_Toc29509"/>
      <w:bookmarkStart w:id="493" w:name="_Toc54018329"/>
      <w:bookmarkStart w:id="494" w:name="_Toc53933047"/>
      <w:r>
        <w:rPr>
          <w:rFonts w:ascii="黑体" w:eastAsia="黑体" w:hAnsi="黑体" w:hint="eastAsia"/>
          <w:sz w:val="30"/>
          <w:szCs w:val="30"/>
        </w:rPr>
        <w:t>2.2</w:t>
      </w:r>
      <w:r>
        <w:rPr>
          <w:rFonts w:ascii="黑体" w:eastAsia="黑体" w:hAnsi="黑体"/>
          <w:sz w:val="30"/>
          <w:szCs w:val="30"/>
        </w:rPr>
        <w:t xml:space="preserve"> </w:t>
      </w:r>
      <w:r>
        <w:rPr>
          <w:rFonts w:ascii="黑体" w:eastAsia="黑体" w:hAnsi="黑体" w:hint="eastAsia"/>
          <w:sz w:val="30"/>
          <w:szCs w:val="30"/>
        </w:rPr>
        <w:t>技术要求</w:t>
      </w:r>
      <w:bookmarkEnd w:id="492"/>
    </w:p>
    <w:p w14:paraId="7C23D56D" w14:textId="77777777" w:rsidR="00E240AA" w:rsidRDefault="00985EBA">
      <w:pPr>
        <w:outlineLvl w:val="1"/>
        <w:rPr>
          <w:rFonts w:ascii="黑体" w:eastAsia="黑体" w:hAnsi="黑体"/>
          <w:sz w:val="30"/>
          <w:szCs w:val="30"/>
        </w:rPr>
      </w:pPr>
      <w:bookmarkStart w:id="495" w:name="_Toc9225"/>
      <w:r>
        <w:rPr>
          <w:rFonts w:ascii="黑体" w:eastAsia="黑体" w:hAnsi="黑体" w:hint="eastAsia"/>
          <w:sz w:val="30"/>
          <w:szCs w:val="30"/>
        </w:rPr>
        <w:t>2.2.1总体要求</w:t>
      </w:r>
      <w:bookmarkEnd w:id="495"/>
    </w:p>
    <w:p w14:paraId="05BFAD37" w14:textId="77777777" w:rsidR="00E240AA" w:rsidRDefault="00985EBA">
      <w:pPr>
        <w:ind w:firstLineChars="200" w:firstLine="480"/>
      </w:pPr>
      <w:r>
        <w:t>(1)</w:t>
      </w:r>
      <w:r>
        <w:rPr>
          <w:rFonts w:hint="eastAsia"/>
        </w:rPr>
        <w:t xml:space="preserve"> </w:t>
      </w:r>
      <w:r>
        <w:rPr>
          <w:rFonts w:hint="eastAsia"/>
        </w:rPr>
        <w:t>系统在安全保密设计方面需满足文档密级控制。系统中所有流程信息的发送，转发以及关联必须与人员密级进行匹配，使系统内的涉密信息传播可控。系统具备三员分离机制以及完善的系统日志功能，具备系统操作的可追潮性，符合甲方对安全保密的要求。</w:t>
      </w:r>
    </w:p>
    <w:p w14:paraId="2564B8C6" w14:textId="77777777" w:rsidR="00E240AA" w:rsidRDefault="00985EBA">
      <w:pPr>
        <w:ind w:firstLineChars="200" w:firstLine="480"/>
      </w:pPr>
      <w:r>
        <w:t>(2)</w:t>
      </w:r>
      <w:r>
        <w:rPr>
          <w:rFonts w:hint="eastAsia"/>
        </w:rPr>
        <w:t xml:space="preserve"> </w:t>
      </w:r>
      <w:r>
        <w:rPr>
          <w:rFonts w:hint="eastAsia"/>
        </w:rPr>
        <w:t>软件架构满足开放式、模块化、构件化要求，支持软件功能模块的用户定制与剪裁，以及运行状态监测。</w:t>
      </w:r>
    </w:p>
    <w:p w14:paraId="24115AB3" w14:textId="77777777" w:rsidR="00E240AA" w:rsidRDefault="00985EBA">
      <w:pPr>
        <w:ind w:firstLineChars="200" w:firstLine="480"/>
      </w:pPr>
      <w:r>
        <w:t>(3)</w:t>
      </w:r>
      <w:r>
        <w:rPr>
          <w:rFonts w:hint="eastAsia"/>
        </w:rPr>
        <w:t xml:space="preserve"> </w:t>
      </w:r>
      <w:r>
        <w:rPr>
          <w:rFonts w:hint="eastAsia"/>
        </w:rPr>
        <w:t>与具体应用背景相关的知识、数据与程序代码分离，采用文件或数据库进行存储、访问和维护。</w:t>
      </w:r>
    </w:p>
    <w:p w14:paraId="48D1458A" w14:textId="77777777" w:rsidR="00E240AA" w:rsidRDefault="00985EBA">
      <w:pPr>
        <w:ind w:firstLineChars="200" w:firstLine="480"/>
      </w:pPr>
      <w:r>
        <w:t>(4)</w:t>
      </w:r>
      <w:r>
        <w:rPr>
          <w:rFonts w:hint="eastAsia"/>
        </w:rPr>
        <w:t xml:space="preserve"> </w:t>
      </w:r>
      <w:r>
        <w:rPr>
          <w:rFonts w:hint="eastAsia"/>
        </w:rPr>
        <w:t>后台数据处理使用多线程技术，线程之间采用信号量进行通讯，避免资源的访问冲突；还能响应外部定时信号以同步数据的收发流程。</w:t>
      </w:r>
    </w:p>
    <w:p w14:paraId="1F65A809" w14:textId="77777777" w:rsidR="00E240AA" w:rsidRDefault="00985EBA">
      <w:pPr>
        <w:ind w:firstLineChars="200" w:firstLine="480"/>
      </w:pPr>
      <w:r>
        <w:t>(5)</w:t>
      </w:r>
      <w:r>
        <w:rPr>
          <w:rFonts w:hint="eastAsia"/>
        </w:rPr>
        <w:t xml:space="preserve">  </w:t>
      </w:r>
      <w:r>
        <w:rPr>
          <w:rFonts w:hint="eastAsia"/>
        </w:rPr>
        <w:t>运行环境</w:t>
      </w:r>
      <w:r>
        <w:rPr>
          <w:rFonts w:hint="eastAsia"/>
        </w:rPr>
        <w:t xml:space="preserve">: </w:t>
      </w:r>
      <w:r>
        <w:rPr>
          <w:rFonts w:hint="eastAsia"/>
        </w:rPr>
        <w:t>硬件平台—工业计算机</w:t>
      </w:r>
      <w:r>
        <w:rPr>
          <w:rFonts w:hint="eastAsia"/>
        </w:rPr>
        <w:t>1</w:t>
      </w:r>
      <w:r>
        <w:rPr>
          <w:rFonts w:hint="eastAsia"/>
        </w:rPr>
        <w:t>台</w:t>
      </w:r>
      <w:r>
        <w:rPr>
          <w:rFonts w:hint="eastAsia"/>
        </w:rPr>
        <w:t>:</w:t>
      </w:r>
      <w:r>
        <w:rPr>
          <w:rFonts w:hint="eastAsia"/>
        </w:rPr>
        <w:t>操作系统—</w:t>
      </w:r>
      <w:r>
        <w:rPr>
          <w:rFonts w:hint="eastAsia"/>
        </w:rPr>
        <w:t>Windows 10</w:t>
      </w:r>
      <w:r>
        <w:rPr>
          <w:rFonts w:hint="eastAsia"/>
        </w:rPr>
        <w:t>；软件开发工具——</w:t>
      </w:r>
      <w:r>
        <w:rPr>
          <w:rFonts w:hint="eastAsia"/>
        </w:rPr>
        <w:t>Unity 3D</w:t>
      </w:r>
      <w:r>
        <w:rPr>
          <w:rFonts w:hint="eastAsia"/>
        </w:rPr>
        <w:t>和</w:t>
      </w:r>
      <w:r>
        <w:rPr>
          <w:rFonts w:hint="eastAsia"/>
        </w:rPr>
        <w:t>Visual Studio</w:t>
      </w:r>
      <w:r>
        <w:rPr>
          <w:rFonts w:hint="eastAsia"/>
        </w:rPr>
        <w:t>；</w:t>
      </w:r>
      <w:r>
        <w:rPr>
          <w:rFonts w:hint="eastAsia"/>
        </w:rPr>
        <w:t xml:space="preserve"> </w:t>
      </w:r>
      <w:r>
        <w:rPr>
          <w:rFonts w:hint="eastAsia"/>
        </w:rPr>
        <w:t>数据库软件——</w:t>
      </w:r>
      <w:r>
        <w:rPr>
          <w:rFonts w:hint="eastAsia"/>
        </w:rPr>
        <w:t>MySQL</w:t>
      </w:r>
      <w:r>
        <w:rPr>
          <w:rFonts w:hint="eastAsia"/>
        </w:rPr>
        <w:t>。</w:t>
      </w:r>
    </w:p>
    <w:p w14:paraId="19EC2023" w14:textId="77777777" w:rsidR="00E240AA" w:rsidRDefault="00985EBA">
      <w:pPr>
        <w:outlineLvl w:val="1"/>
        <w:rPr>
          <w:rFonts w:ascii="黑体" w:eastAsia="黑体" w:hAnsi="黑体"/>
          <w:sz w:val="30"/>
          <w:szCs w:val="30"/>
        </w:rPr>
      </w:pPr>
      <w:bookmarkStart w:id="496" w:name="_Toc7748"/>
      <w:r>
        <w:rPr>
          <w:rFonts w:ascii="黑体" w:eastAsia="黑体" w:hAnsi="黑体" w:hint="eastAsia"/>
          <w:sz w:val="30"/>
          <w:szCs w:val="30"/>
        </w:rPr>
        <w:t>2.2.2软件架构设计要求</w:t>
      </w:r>
      <w:bookmarkEnd w:id="496"/>
    </w:p>
    <w:p w14:paraId="1299A167" w14:textId="77777777" w:rsidR="00E240AA" w:rsidRDefault="00985EBA">
      <w:pPr>
        <w:outlineLvl w:val="0"/>
        <w:rPr>
          <w:rFonts w:ascii="黑体" w:eastAsia="黑体" w:hAnsi="黑体" w:cs="黑体"/>
          <w:sz w:val="21"/>
          <w:szCs w:val="21"/>
        </w:rPr>
      </w:pPr>
      <w:bookmarkStart w:id="497" w:name="_Toc16946"/>
      <w:bookmarkStart w:id="498" w:name="_Toc21825"/>
      <w:bookmarkStart w:id="499" w:name="_Toc28223"/>
      <w:bookmarkStart w:id="500" w:name="_Toc21958"/>
      <w:bookmarkStart w:id="501" w:name="_Toc24753"/>
      <w:r>
        <w:rPr>
          <w:rFonts w:ascii="黑体" w:eastAsia="黑体" w:hAnsi="黑体" w:cs="黑体" w:hint="eastAsia"/>
          <w:sz w:val="21"/>
          <w:szCs w:val="21"/>
        </w:rPr>
        <w:t>(</w:t>
      </w:r>
      <w:r>
        <w:rPr>
          <w:rFonts w:ascii="黑体" w:eastAsia="黑体" w:hAnsi="黑体" w:cs="黑体"/>
          <w:sz w:val="21"/>
          <w:szCs w:val="21"/>
        </w:rPr>
        <w:t>1)</w:t>
      </w:r>
      <w:r>
        <w:rPr>
          <w:rFonts w:ascii="黑体" w:eastAsia="黑体" w:hAnsi="黑体" w:cs="黑体" w:hint="eastAsia"/>
          <w:szCs w:val="24"/>
        </w:rPr>
        <w:t>层次化</w:t>
      </w:r>
      <w:bookmarkEnd w:id="497"/>
      <w:bookmarkEnd w:id="498"/>
      <w:bookmarkEnd w:id="499"/>
      <w:bookmarkEnd w:id="500"/>
      <w:bookmarkEnd w:id="501"/>
    </w:p>
    <w:p w14:paraId="2AD1B939" w14:textId="77777777" w:rsidR="00E240AA" w:rsidRDefault="00985EBA">
      <w:pPr>
        <w:ind w:firstLineChars="200" w:firstLine="480"/>
      </w:pPr>
      <w:r>
        <w:rPr>
          <w:rFonts w:hint="eastAsia"/>
        </w:rPr>
        <w:t>AR</w:t>
      </w:r>
      <w:r>
        <w:rPr>
          <w:rFonts w:hint="eastAsia"/>
        </w:rPr>
        <w:t>维修视频系统的通用架构包合</w:t>
      </w:r>
      <w:r>
        <w:rPr>
          <w:rFonts w:hint="eastAsia"/>
        </w:rPr>
        <w:t>5</w:t>
      </w:r>
      <w:r>
        <w:rPr>
          <w:rFonts w:hint="eastAsia"/>
        </w:rPr>
        <w:t>个层次，自底而上分别是：硬件层、支持层、算法层、功能层、交互层。</w:t>
      </w:r>
    </w:p>
    <w:p w14:paraId="4ABB7A27" w14:textId="77777777" w:rsidR="00E240AA" w:rsidRDefault="00985EBA">
      <w:pPr>
        <w:outlineLvl w:val="0"/>
        <w:rPr>
          <w:rFonts w:ascii="黑体" w:eastAsia="黑体" w:hAnsi="黑体" w:cs="黑体"/>
          <w:szCs w:val="24"/>
        </w:rPr>
      </w:pPr>
      <w:bookmarkStart w:id="502" w:name="_Toc1887"/>
      <w:bookmarkStart w:id="503" w:name="_Toc20913"/>
      <w:bookmarkStart w:id="504" w:name="_Toc20771"/>
      <w:bookmarkStart w:id="505" w:name="_Toc2595"/>
      <w:bookmarkStart w:id="506" w:name="_Toc16894"/>
      <w:r>
        <w:rPr>
          <w:rFonts w:ascii="黑体" w:eastAsia="黑体" w:hAnsi="黑体" w:cs="黑体" w:hint="eastAsia"/>
          <w:szCs w:val="24"/>
        </w:rPr>
        <w:t>(</w:t>
      </w:r>
      <w:r>
        <w:rPr>
          <w:rFonts w:ascii="黑体" w:eastAsia="黑体" w:hAnsi="黑体" w:cs="黑体"/>
          <w:szCs w:val="24"/>
        </w:rPr>
        <w:t>2)</w:t>
      </w:r>
      <w:r>
        <w:rPr>
          <w:rFonts w:ascii="黑体" w:eastAsia="黑体" w:hAnsi="黑体" w:cs="黑体" w:hint="eastAsia"/>
          <w:szCs w:val="24"/>
        </w:rPr>
        <w:t>模块化/构件化</w:t>
      </w:r>
      <w:bookmarkEnd w:id="502"/>
      <w:bookmarkEnd w:id="503"/>
      <w:bookmarkEnd w:id="504"/>
      <w:bookmarkEnd w:id="505"/>
      <w:bookmarkEnd w:id="506"/>
    </w:p>
    <w:p w14:paraId="1549F7B9" w14:textId="77777777" w:rsidR="00E240AA" w:rsidRDefault="00985EBA">
      <w:pPr>
        <w:ind w:firstLineChars="200" w:firstLine="480"/>
      </w:pPr>
      <w:r>
        <w:rPr>
          <w:rFonts w:hint="eastAsia"/>
        </w:rPr>
        <w:t>软件系统满足开放式，模块化、构件化要求，可升级和扩展。</w:t>
      </w:r>
    </w:p>
    <w:p w14:paraId="51B1279B" w14:textId="77777777" w:rsidR="00E240AA" w:rsidRDefault="00985EBA">
      <w:pPr>
        <w:ind w:firstLineChars="200" w:firstLine="480"/>
      </w:pPr>
      <w:r>
        <w:rPr>
          <w:rFonts w:hint="eastAsia"/>
        </w:rPr>
        <w:t>软件系统主要包含以下用户功能模块：维修示教视频管理、维修视频标记信息管理、维修视频标记、系统基本框架。</w:t>
      </w:r>
    </w:p>
    <w:p w14:paraId="14495661" w14:textId="77777777" w:rsidR="00E240AA" w:rsidRDefault="00985EBA">
      <w:pPr>
        <w:outlineLvl w:val="1"/>
        <w:rPr>
          <w:rFonts w:ascii="黑体" w:eastAsia="黑体" w:hAnsi="黑体"/>
          <w:sz w:val="30"/>
          <w:szCs w:val="30"/>
        </w:rPr>
      </w:pPr>
      <w:bookmarkStart w:id="507" w:name="_Toc12425"/>
      <w:r>
        <w:rPr>
          <w:rFonts w:ascii="黑体" w:eastAsia="黑体" w:hAnsi="黑体" w:hint="eastAsia"/>
          <w:sz w:val="30"/>
          <w:szCs w:val="30"/>
        </w:rPr>
        <w:t>2.2.3功能模块要求</w:t>
      </w:r>
      <w:bookmarkEnd w:id="507"/>
    </w:p>
    <w:p w14:paraId="5C837E62" w14:textId="77777777" w:rsidR="00E240AA" w:rsidRDefault="00985EBA">
      <w:pPr>
        <w:ind w:firstLineChars="200" w:firstLine="480"/>
      </w:pPr>
      <w:r>
        <w:rPr>
          <w:rFonts w:hint="eastAsia"/>
        </w:rPr>
        <w:t>基于</w:t>
      </w:r>
      <w:r>
        <w:rPr>
          <w:rFonts w:hint="eastAsia"/>
        </w:rPr>
        <w:t>AR</w:t>
      </w:r>
      <w:r>
        <w:rPr>
          <w:rFonts w:hint="eastAsia"/>
        </w:rPr>
        <w:t>的维修视频采集平台设计与搭建：分析维修过程特点，设计基于视觉的维修过程识别装置和</w:t>
      </w:r>
      <w:r>
        <w:rPr>
          <w:rFonts w:hint="eastAsia"/>
        </w:rPr>
        <w:t>AR</w:t>
      </w:r>
      <w:r>
        <w:rPr>
          <w:rFonts w:hint="eastAsia"/>
        </w:rPr>
        <w:t>视频拍摄装置，设计集成识别装置和拍摄装置的工作台结构，研究开发识别装置和拍摄装置的标定方法和工具，获得识别和拍摄装置的内外参数，研究识别视频和拍摄视频的对齐方法和工具，设计数据通讯和存储方法，实现视频数据的传输和统一存储。</w:t>
      </w:r>
    </w:p>
    <w:p w14:paraId="3B9469D1" w14:textId="77777777" w:rsidR="00E240AA" w:rsidRDefault="00985EBA">
      <w:pPr>
        <w:ind w:firstLineChars="200" w:firstLine="480"/>
      </w:pPr>
      <w:r>
        <w:rPr>
          <w:rFonts w:hint="eastAsia"/>
        </w:rPr>
        <w:t>AR</w:t>
      </w:r>
      <w:r>
        <w:rPr>
          <w:rFonts w:hint="eastAsia"/>
        </w:rPr>
        <w:t>维修视频系统实现以下功能：</w:t>
      </w:r>
    </w:p>
    <w:p w14:paraId="47AC4633" w14:textId="77777777" w:rsidR="00E240AA" w:rsidRDefault="00985EBA">
      <w:pPr>
        <w:pStyle w:val="af4"/>
        <w:numPr>
          <w:ilvl w:val="0"/>
          <w:numId w:val="1"/>
        </w:numPr>
        <w:ind w:firstLineChars="0"/>
      </w:pPr>
      <w:r>
        <w:rPr>
          <w:rFonts w:hint="eastAsia"/>
        </w:rPr>
        <w:t>维修视频标记信息管理</w:t>
      </w:r>
    </w:p>
    <w:p w14:paraId="370DF31C" w14:textId="77777777" w:rsidR="00E240AA" w:rsidRDefault="00985EBA">
      <w:pPr>
        <w:ind w:firstLineChars="200" w:firstLine="480"/>
      </w:pPr>
      <w:r>
        <w:rPr>
          <w:rFonts w:hint="eastAsia"/>
        </w:rPr>
        <w:t>对维修视频、识别视频、产品结构三维模型、维修工艺及技术要求等信息进行建模，提供各类维修视频标记信息数据的分类关联功能，能够对维修视频标记</w:t>
      </w:r>
      <w:r>
        <w:rPr>
          <w:rFonts w:hint="eastAsia"/>
        </w:rPr>
        <w:lastRenderedPageBreak/>
        <w:t>数据进行查询、修改和删除等管理，实现维修数据源信息的分类组织、转换、重构、存储与获取，用于维修视频中的虚实融合标记。</w:t>
      </w:r>
    </w:p>
    <w:p w14:paraId="2D34582F" w14:textId="77777777" w:rsidR="00E240AA" w:rsidRDefault="00985EBA">
      <w:pPr>
        <w:ind w:firstLineChars="200" w:firstLine="480"/>
      </w:pPr>
      <w:r>
        <w:t xml:space="preserve">(2) </w:t>
      </w:r>
      <w:r>
        <w:rPr>
          <w:rFonts w:hint="eastAsia"/>
        </w:rPr>
        <w:t>维修三维跟踪注册</w:t>
      </w:r>
    </w:p>
    <w:p w14:paraId="4C27C2D6" w14:textId="77777777" w:rsidR="00E240AA" w:rsidRDefault="00985EBA">
      <w:pPr>
        <w:ind w:firstLineChars="200" w:firstLine="480"/>
      </w:pPr>
      <w:r>
        <w:rPr>
          <w:rFonts w:hint="eastAsia"/>
        </w:rPr>
        <w:t>对识别装置视频中的维修物体进行识别，检测识别和拍摄装置相对于真实场景的位姿状态，获得所需要叠加的虚拟信息在维修投影平面中的位置，实现虚拟引导信息在维修视频真实环境中的实时定位与配准。</w:t>
      </w:r>
    </w:p>
    <w:p w14:paraId="2C6A7BB0" w14:textId="77777777" w:rsidR="00E240AA" w:rsidRDefault="00985EBA">
      <w:pPr>
        <w:ind w:firstLineChars="200" w:firstLine="480"/>
      </w:pPr>
      <w:r>
        <w:t xml:space="preserve">(3) </w:t>
      </w:r>
      <w:r>
        <w:rPr>
          <w:rFonts w:hint="eastAsia"/>
        </w:rPr>
        <w:t>维修视频标记</w:t>
      </w:r>
    </w:p>
    <w:p w14:paraId="0C17D0A7" w14:textId="77777777" w:rsidR="00E240AA" w:rsidRDefault="00985EBA">
      <w:pPr>
        <w:ind w:firstLineChars="200" w:firstLine="480"/>
      </w:pPr>
      <w:r>
        <w:rPr>
          <w:rFonts w:hint="eastAsia"/>
        </w:rPr>
        <w:t>提供根据拍摄视频内容进行各类标记信息的虚实融合标记功能，包括维修拍摄视频的打开和浏览、标记信息的查询和选择、标记物的渲染设置、标记物的位姿调整、视频的渲染输出等功能，实现在真实维修视频中叠加显示与维修操作相关的特定虚拟维修引导信息，并输出最终用于示教的维修视频。</w:t>
      </w:r>
    </w:p>
    <w:p w14:paraId="08AC559D" w14:textId="77777777" w:rsidR="00E240AA" w:rsidRDefault="00985EBA">
      <w:pPr>
        <w:ind w:firstLineChars="200" w:firstLine="480"/>
      </w:pPr>
      <w:r>
        <w:t xml:space="preserve">(4) </w:t>
      </w:r>
      <w:r>
        <w:rPr>
          <w:rFonts w:hint="eastAsia"/>
        </w:rPr>
        <w:t>维修示教视频管理</w:t>
      </w:r>
    </w:p>
    <w:p w14:paraId="565D0B53" w14:textId="77777777" w:rsidR="00E240AA" w:rsidRDefault="00985EBA">
      <w:pPr>
        <w:ind w:firstLineChars="200" w:firstLine="480"/>
      </w:pPr>
      <w:r>
        <w:rPr>
          <w:rFonts w:hint="eastAsia"/>
        </w:rPr>
        <w:t>提供维修示教视频的分类、增加、删除、修改等管理操作，提供维修视频的查询、播放功能，提供维修视频与维修工艺的关联功能，实现维修视频的统一存储和使用。</w:t>
      </w:r>
    </w:p>
    <w:p w14:paraId="4A885E32" w14:textId="77777777" w:rsidR="00E240AA" w:rsidRDefault="00985EBA">
      <w:pPr>
        <w:outlineLvl w:val="1"/>
        <w:rPr>
          <w:rFonts w:ascii="黑体" w:eastAsia="黑体" w:hAnsi="黑体"/>
          <w:sz w:val="30"/>
          <w:szCs w:val="30"/>
        </w:rPr>
      </w:pPr>
      <w:bookmarkStart w:id="508" w:name="_Toc18695"/>
      <w:r>
        <w:rPr>
          <w:rFonts w:ascii="黑体" w:eastAsia="黑体" w:hAnsi="黑体" w:hint="eastAsia"/>
          <w:sz w:val="30"/>
          <w:szCs w:val="30"/>
        </w:rPr>
        <w:t>2.2.</w:t>
      </w:r>
      <w:r>
        <w:rPr>
          <w:rFonts w:ascii="黑体" w:eastAsia="黑体" w:hAnsi="黑体"/>
          <w:sz w:val="30"/>
          <w:szCs w:val="30"/>
        </w:rPr>
        <w:t>4</w:t>
      </w:r>
      <w:r>
        <w:rPr>
          <w:rFonts w:ascii="黑体" w:eastAsia="黑体" w:hAnsi="黑体" w:hint="eastAsia"/>
          <w:sz w:val="30"/>
          <w:szCs w:val="30"/>
        </w:rPr>
        <w:t>软件风格与界面要求</w:t>
      </w:r>
      <w:bookmarkEnd w:id="508"/>
    </w:p>
    <w:p w14:paraId="6C928558" w14:textId="77777777" w:rsidR="00E240AA" w:rsidRDefault="00985EBA">
      <w:pPr>
        <w:ind w:firstLineChars="200" w:firstLine="480"/>
      </w:pPr>
      <w:r>
        <w:rPr>
          <w:rFonts w:hint="eastAsia"/>
        </w:rPr>
        <w:t>对软件的人机交互、操作逻辑、视觉效果等进行整体设计，软件风格具有文字、图像、动画等美工效果统一、友好、新颖、操作简便等特点；具有包含状态栏、进度条在内的状态指示功能，界面尽量简洁、直观。</w:t>
      </w:r>
    </w:p>
    <w:p w14:paraId="4C12715C" w14:textId="77777777" w:rsidR="00E240AA" w:rsidRDefault="00985EBA">
      <w:pPr>
        <w:ind w:firstLineChars="200" w:firstLine="480"/>
      </w:pPr>
      <w:r>
        <w:rPr>
          <w:rFonts w:hint="eastAsia"/>
        </w:rPr>
        <w:t>软件风格应遵从三大原则</w:t>
      </w:r>
      <w:r>
        <w:rPr>
          <w:rFonts w:hint="eastAsia"/>
        </w:rPr>
        <w:t>:</w:t>
      </w:r>
      <w:r>
        <w:rPr>
          <w:rFonts w:hint="eastAsia"/>
        </w:rPr>
        <w:t>置界面于用户的控制之下</w:t>
      </w:r>
      <w:r>
        <w:rPr>
          <w:rFonts w:hint="eastAsia"/>
        </w:rPr>
        <w:t>:</w:t>
      </w:r>
      <w:r>
        <w:rPr>
          <w:rFonts w:hint="eastAsia"/>
        </w:rPr>
        <w:t>减少用户的记忆负担</w:t>
      </w:r>
      <w:r>
        <w:rPr>
          <w:rFonts w:hint="eastAsia"/>
        </w:rPr>
        <w:t>:</w:t>
      </w:r>
      <w:r>
        <w:rPr>
          <w:rFonts w:hint="eastAsia"/>
        </w:rPr>
        <w:t>保持界面的一致性。</w:t>
      </w:r>
    </w:p>
    <w:p w14:paraId="7A93C1F1" w14:textId="77777777" w:rsidR="00E240AA" w:rsidRDefault="00985EBA">
      <w:pPr>
        <w:outlineLvl w:val="1"/>
        <w:rPr>
          <w:rFonts w:ascii="黑体" w:eastAsia="黑体" w:hAnsi="黑体"/>
          <w:sz w:val="30"/>
          <w:szCs w:val="30"/>
        </w:rPr>
      </w:pPr>
      <w:bookmarkStart w:id="509" w:name="_Toc16606"/>
      <w:r>
        <w:rPr>
          <w:rFonts w:ascii="黑体" w:eastAsia="黑体" w:hAnsi="黑体" w:hint="eastAsia"/>
          <w:sz w:val="30"/>
          <w:szCs w:val="30"/>
        </w:rPr>
        <w:t>2.2.</w:t>
      </w:r>
      <w:r>
        <w:rPr>
          <w:rFonts w:ascii="黑体" w:eastAsia="黑体" w:hAnsi="黑体"/>
          <w:sz w:val="30"/>
          <w:szCs w:val="30"/>
        </w:rPr>
        <w:t>5</w:t>
      </w:r>
      <w:r>
        <w:rPr>
          <w:rFonts w:ascii="黑体" w:eastAsia="黑体" w:hAnsi="黑体" w:hint="eastAsia"/>
          <w:sz w:val="30"/>
          <w:szCs w:val="30"/>
        </w:rPr>
        <w:t>软件其他要求</w:t>
      </w:r>
      <w:bookmarkEnd w:id="509"/>
    </w:p>
    <w:p w14:paraId="11842D7E" w14:textId="77777777" w:rsidR="00E240AA" w:rsidRDefault="00985EBA">
      <w:pPr>
        <w:outlineLvl w:val="0"/>
        <w:rPr>
          <w:rFonts w:ascii="黑体" w:eastAsia="黑体" w:hAnsi="黑体" w:cs="黑体"/>
          <w:szCs w:val="24"/>
        </w:rPr>
      </w:pPr>
      <w:bookmarkStart w:id="510" w:name="_Toc8325"/>
      <w:bookmarkStart w:id="511" w:name="_Toc2896"/>
      <w:bookmarkStart w:id="512" w:name="_Toc9244"/>
      <w:bookmarkStart w:id="513" w:name="_Toc2961"/>
      <w:bookmarkStart w:id="514" w:name="_Toc3156"/>
      <w:r>
        <w:rPr>
          <w:rFonts w:ascii="黑体" w:eastAsia="黑体" w:hAnsi="黑体" w:cs="黑体" w:hint="eastAsia"/>
          <w:szCs w:val="24"/>
        </w:rPr>
        <w:t>(</w:t>
      </w:r>
      <w:r>
        <w:rPr>
          <w:rFonts w:ascii="黑体" w:eastAsia="黑体" w:hAnsi="黑体" w:cs="黑体"/>
          <w:szCs w:val="24"/>
        </w:rPr>
        <w:t>1)</w:t>
      </w:r>
      <w:r>
        <w:rPr>
          <w:rFonts w:ascii="黑体" w:eastAsia="黑体" w:hAnsi="黑体" w:cs="黑体" w:hint="eastAsia"/>
          <w:szCs w:val="24"/>
        </w:rPr>
        <w:t>通用性要求</w:t>
      </w:r>
      <w:bookmarkEnd w:id="510"/>
      <w:bookmarkEnd w:id="511"/>
      <w:bookmarkEnd w:id="512"/>
      <w:bookmarkEnd w:id="513"/>
      <w:bookmarkEnd w:id="514"/>
    </w:p>
    <w:p w14:paraId="16D206D4" w14:textId="77777777" w:rsidR="00E240AA" w:rsidRDefault="00985EBA">
      <w:pPr>
        <w:ind w:firstLineChars="200" w:firstLine="480"/>
      </w:pPr>
      <w:r>
        <w:rPr>
          <w:rFonts w:hint="eastAsia"/>
        </w:rPr>
        <w:t>维修视频采集平台应能满足不同产品的维修数据采集，</w:t>
      </w:r>
      <w:r>
        <w:rPr>
          <w:rFonts w:hint="eastAsia"/>
        </w:rPr>
        <w:t>AR</w:t>
      </w:r>
      <w:r>
        <w:rPr>
          <w:rFonts w:hint="eastAsia"/>
        </w:rPr>
        <w:t>维修视频系统可对不同工序下的维修视频、不同</w:t>
      </w:r>
      <w:r>
        <w:rPr>
          <w:rFonts w:hint="eastAsia"/>
        </w:rPr>
        <w:t>CAD</w:t>
      </w:r>
      <w:r>
        <w:rPr>
          <w:rFonts w:hint="eastAsia"/>
        </w:rPr>
        <w:t>系统的产品结构模型、维修工艺进行管理。提供开放的软件架构以及统一的数据、构件接口，满足系统的二次开发要求。</w:t>
      </w:r>
    </w:p>
    <w:p w14:paraId="125CB482" w14:textId="77777777" w:rsidR="00E240AA" w:rsidRDefault="00985EBA">
      <w:pPr>
        <w:outlineLvl w:val="0"/>
        <w:rPr>
          <w:rFonts w:ascii="黑体" w:eastAsia="黑体" w:hAnsi="黑体" w:cs="黑体"/>
          <w:szCs w:val="24"/>
        </w:rPr>
      </w:pPr>
      <w:bookmarkStart w:id="515" w:name="_Toc23665"/>
      <w:bookmarkStart w:id="516" w:name="_Toc52"/>
      <w:bookmarkStart w:id="517" w:name="_Toc15152"/>
      <w:bookmarkStart w:id="518" w:name="_Toc2468"/>
      <w:bookmarkStart w:id="519" w:name="_Toc27691"/>
      <w:r>
        <w:rPr>
          <w:rFonts w:ascii="黑体" w:eastAsia="黑体" w:hAnsi="黑体" w:cs="黑体" w:hint="eastAsia"/>
          <w:szCs w:val="24"/>
        </w:rPr>
        <w:t>(</w:t>
      </w:r>
      <w:r>
        <w:rPr>
          <w:rFonts w:ascii="黑体" w:eastAsia="黑体" w:hAnsi="黑体" w:cs="黑体"/>
          <w:szCs w:val="24"/>
        </w:rPr>
        <w:t>2)</w:t>
      </w:r>
      <w:r>
        <w:rPr>
          <w:rFonts w:ascii="黑体" w:eastAsia="黑体" w:hAnsi="黑体" w:cs="黑体" w:hint="eastAsia"/>
          <w:szCs w:val="24"/>
        </w:rPr>
        <w:t>扩展性要求</w:t>
      </w:r>
      <w:bookmarkEnd w:id="515"/>
      <w:bookmarkEnd w:id="516"/>
      <w:bookmarkEnd w:id="517"/>
      <w:bookmarkEnd w:id="518"/>
      <w:bookmarkEnd w:id="519"/>
    </w:p>
    <w:p w14:paraId="09858944" w14:textId="77777777" w:rsidR="00E240AA" w:rsidRDefault="00985EBA">
      <w:pPr>
        <w:ind w:firstLineChars="200" w:firstLine="480"/>
      </w:pPr>
      <w:r>
        <w:rPr>
          <w:rFonts w:hint="eastAsia"/>
        </w:rPr>
        <w:t>要求</w:t>
      </w:r>
      <w:r>
        <w:rPr>
          <w:rFonts w:hint="eastAsia"/>
        </w:rPr>
        <w:t>AR</w:t>
      </w:r>
      <w:r>
        <w:rPr>
          <w:rFonts w:hint="eastAsia"/>
        </w:rPr>
        <w:t>维修视频系统预留其他产品的视频标记接口，支持不同产品的维修视频和产品三维模型数据的导入。</w:t>
      </w:r>
    </w:p>
    <w:p w14:paraId="62EFA55B" w14:textId="77777777" w:rsidR="00E240AA" w:rsidRDefault="00985EBA">
      <w:pPr>
        <w:outlineLvl w:val="0"/>
        <w:rPr>
          <w:rFonts w:ascii="黑体" w:eastAsia="黑体" w:hAnsi="黑体" w:cs="黑体"/>
          <w:szCs w:val="24"/>
        </w:rPr>
      </w:pPr>
      <w:bookmarkStart w:id="520" w:name="_Toc22982"/>
      <w:bookmarkStart w:id="521" w:name="_Toc31189"/>
      <w:bookmarkStart w:id="522" w:name="_Toc27302"/>
      <w:bookmarkStart w:id="523" w:name="_Toc9330"/>
      <w:bookmarkStart w:id="524" w:name="_Toc13421"/>
      <w:r>
        <w:rPr>
          <w:rFonts w:ascii="黑体" w:eastAsia="黑体" w:hAnsi="黑体" w:cs="黑体" w:hint="eastAsia"/>
          <w:szCs w:val="24"/>
        </w:rPr>
        <w:t>(</w:t>
      </w:r>
      <w:r>
        <w:rPr>
          <w:rFonts w:ascii="黑体" w:eastAsia="黑体" w:hAnsi="黑体" w:cs="黑体"/>
          <w:szCs w:val="24"/>
        </w:rPr>
        <w:t>3)</w:t>
      </w:r>
      <w:r>
        <w:rPr>
          <w:rFonts w:ascii="黑体" w:eastAsia="黑体" w:hAnsi="黑体" w:cs="黑体" w:hint="eastAsia"/>
          <w:szCs w:val="24"/>
        </w:rPr>
        <w:t>可靠性和可用性需求</w:t>
      </w:r>
      <w:bookmarkEnd w:id="520"/>
      <w:bookmarkEnd w:id="521"/>
      <w:bookmarkEnd w:id="522"/>
      <w:bookmarkEnd w:id="523"/>
      <w:bookmarkEnd w:id="524"/>
    </w:p>
    <w:p w14:paraId="1EA781FB" w14:textId="77777777" w:rsidR="00E240AA" w:rsidRDefault="00985EBA">
      <w:pPr>
        <w:ind w:firstLineChars="200" w:firstLine="480"/>
      </w:pPr>
      <w:r>
        <w:rPr>
          <w:rFonts w:hint="eastAsia"/>
        </w:rPr>
        <w:t>能够在</w:t>
      </w:r>
      <w:r>
        <w:rPr>
          <w:rFonts w:hint="eastAsia"/>
        </w:rPr>
        <w:t>Windows 10</w:t>
      </w:r>
      <w:r>
        <w:rPr>
          <w:rFonts w:hint="eastAsia"/>
        </w:rPr>
        <w:t>操作系统上的稳定运行，软件及相应的模块要有基本容错及容错处理（如输入容错、文件容错、硬件容错等；常见的容错处理包括了容错检测、错误处理、容错提示和容错记录等）的功能，以保障系统运行的稳定性与可靠性；当发生操作错误、数据输入错误时，应能够提出警告并正常工作，不</w:t>
      </w:r>
      <w:r>
        <w:rPr>
          <w:rFonts w:hint="eastAsia"/>
        </w:rPr>
        <w:lastRenderedPageBreak/>
        <w:t>允许发生异常或死机现象。</w:t>
      </w:r>
    </w:p>
    <w:p w14:paraId="1B323F92" w14:textId="77777777" w:rsidR="00E240AA" w:rsidRDefault="00985EBA">
      <w:pPr>
        <w:ind w:firstLineChars="200" w:firstLine="480"/>
      </w:pPr>
      <w:r>
        <w:rPr>
          <w:rFonts w:hint="eastAsia"/>
        </w:rPr>
        <w:t>系统软件具有稳定的数据通讯功能，因网络或其他原因中断后，可以恢复连接。</w:t>
      </w:r>
    </w:p>
    <w:p w14:paraId="71BD7F28" w14:textId="77777777" w:rsidR="00E240AA" w:rsidRDefault="00985EBA">
      <w:pPr>
        <w:outlineLvl w:val="0"/>
        <w:rPr>
          <w:rFonts w:ascii="黑体" w:eastAsia="黑体" w:hAnsi="黑体" w:cs="黑体"/>
          <w:szCs w:val="24"/>
        </w:rPr>
      </w:pPr>
      <w:bookmarkStart w:id="525" w:name="_Toc30453"/>
      <w:bookmarkStart w:id="526" w:name="_Toc20591"/>
      <w:bookmarkStart w:id="527" w:name="_Toc19211"/>
      <w:bookmarkStart w:id="528" w:name="_Toc26428"/>
      <w:bookmarkStart w:id="529" w:name="_Toc22791"/>
      <w:r>
        <w:rPr>
          <w:rFonts w:ascii="黑体" w:eastAsia="黑体" w:hAnsi="黑体" w:cs="黑体" w:hint="eastAsia"/>
          <w:szCs w:val="24"/>
        </w:rPr>
        <w:t>(</w:t>
      </w:r>
      <w:r>
        <w:rPr>
          <w:rFonts w:ascii="黑体" w:eastAsia="黑体" w:hAnsi="黑体" w:cs="黑体"/>
          <w:szCs w:val="24"/>
        </w:rPr>
        <w:t>3)</w:t>
      </w:r>
      <w:r>
        <w:rPr>
          <w:rFonts w:ascii="黑体" w:eastAsia="黑体" w:hAnsi="黑体" w:cs="黑体" w:hint="eastAsia"/>
          <w:szCs w:val="24"/>
        </w:rPr>
        <w:t>软件设计编码</w:t>
      </w:r>
      <w:bookmarkEnd w:id="525"/>
      <w:bookmarkEnd w:id="526"/>
      <w:r>
        <w:rPr>
          <w:rFonts w:ascii="黑体" w:eastAsia="黑体" w:hAnsi="黑体" w:cs="黑体" w:hint="eastAsia"/>
          <w:szCs w:val="24"/>
        </w:rPr>
        <w:t>要求</w:t>
      </w:r>
      <w:bookmarkEnd w:id="527"/>
      <w:bookmarkEnd w:id="528"/>
      <w:bookmarkEnd w:id="529"/>
    </w:p>
    <w:p w14:paraId="0DC40770" w14:textId="77777777" w:rsidR="00E240AA" w:rsidRDefault="00985EBA">
      <w:pPr>
        <w:ind w:firstLineChars="200" w:firstLine="480"/>
      </w:pPr>
      <w:r>
        <w:rPr>
          <w:rFonts w:hint="eastAsia"/>
        </w:rPr>
        <w:t>代码编写风格，函数、变量、宏等的命名方法符合规范。</w:t>
      </w:r>
    </w:p>
    <w:p w14:paraId="345E085D" w14:textId="77777777" w:rsidR="00E240AA" w:rsidRDefault="00985EBA">
      <w:pPr>
        <w:ind w:firstLineChars="200" w:firstLine="480"/>
      </w:pPr>
      <w:r>
        <w:rPr>
          <w:rFonts w:hint="eastAsia"/>
        </w:rPr>
        <w:t>函数功能以及重要或不易理解的参数、结构、算法等，应给出注释，且比率不低于</w:t>
      </w:r>
      <w:r>
        <w:rPr>
          <w:rFonts w:hint="eastAsia"/>
        </w:rPr>
        <w:t>1/4</w:t>
      </w:r>
      <w:r>
        <w:rPr>
          <w:rFonts w:hint="eastAsia"/>
        </w:rPr>
        <w:t>。其中，函数应对其功能、传递参数</w:t>
      </w:r>
      <w:r>
        <w:rPr>
          <w:rFonts w:hint="eastAsia"/>
        </w:rPr>
        <w:t>&amp;</w:t>
      </w:r>
      <w:r>
        <w:rPr>
          <w:rFonts w:hint="eastAsia"/>
        </w:rPr>
        <w:t>返回值的含义、开发者、编码日期、版本号、修改备注等等进行描述。</w:t>
      </w:r>
    </w:p>
    <w:p w14:paraId="1673A5DD" w14:textId="77777777" w:rsidR="00E240AA" w:rsidRDefault="00985EBA">
      <w:pPr>
        <w:ind w:firstLineChars="200" w:firstLine="480"/>
      </w:pPr>
      <w:r>
        <w:rPr>
          <w:rFonts w:hint="eastAsia"/>
        </w:rPr>
        <w:t>在各类函数的设计编码过程中，应绘制详尽的程序流程图，并建立文档对变量进行说明。</w:t>
      </w:r>
    </w:p>
    <w:p w14:paraId="6DAECD19" w14:textId="77777777" w:rsidR="00E240AA" w:rsidRDefault="00E240AA">
      <w:pPr>
        <w:ind w:firstLineChars="200" w:firstLine="480"/>
      </w:pPr>
    </w:p>
    <w:p w14:paraId="65FF32AA" w14:textId="77777777" w:rsidR="00E240AA" w:rsidRDefault="00985EBA">
      <w:pPr>
        <w:outlineLvl w:val="1"/>
        <w:rPr>
          <w:rFonts w:ascii="黑体" w:eastAsia="黑体" w:hAnsi="黑体"/>
          <w:sz w:val="30"/>
          <w:szCs w:val="30"/>
        </w:rPr>
      </w:pPr>
      <w:bookmarkStart w:id="530" w:name="_Toc5386"/>
      <w:r>
        <w:rPr>
          <w:rFonts w:ascii="黑体" w:eastAsia="黑体" w:hAnsi="黑体" w:hint="eastAsia"/>
          <w:sz w:val="30"/>
          <w:szCs w:val="30"/>
        </w:rPr>
        <w:t>2.3</w:t>
      </w:r>
      <w:r>
        <w:rPr>
          <w:rFonts w:ascii="黑体" w:eastAsia="黑体" w:hAnsi="黑体"/>
          <w:sz w:val="30"/>
          <w:szCs w:val="30"/>
        </w:rPr>
        <w:t xml:space="preserve"> </w:t>
      </w:r>
      <w:r>
        <w:rPr>
          <w:rFonts w:ascii="黑体" w:eastAsia="黑体" w:hAnsi="黑体" w:hint="eastAsia"/>
          <w:sz w:val="30"/>
          <w:szCs w:val="30"/>
        </w:rPr>
        <w:t>编写目的</w:t>
      </w:r>
      <w:bookmarkEnd w:id="493"/>
      <w:bookmarkEnd w:id="494"/>
      <w:bookmarkEnd w:id="530"/>
    </w:p>
    <w:p w14:paraId="0A4783E5" w14:textId="77777777" w:rsidR="00E240AA" w:rsidRDefault="00985EBA">
      <w:pPr>
        <w:ind w:firstLineChars="200" w:firstLine="480"/>
      </w:pPr>
      <w:r>
        <w:rPr>
          <w:rFonts w:hint="eastAsia"/>
        </w:rPr>
        <w:t>本文档描述了面向维修的视频信息增强系统</w:t>
      </w:r>
      <w:r>
        <w:rPr>
          <w:rFonts w:hint="eastAsia"/>
        </w:rPr>
        <w:t>V1.0</w:t>
      </w:r>
      <w:r>
        <w:rPr>
          <w:rFonts w:hint="eastAsia"/>
        </w:rPr>
        <w:t>产品的概要设计说明。</w:t>
      </w:r>
    </w:p>
    <w:p w14:paraId="749B9D63" w14:textId="77777777" w:rsidR="00E240AA" w:rsidRDefault="00985EBA">
      <w:pPr>
        <w:ind w:firstLine="480"/>
      </w:pPr>
      <w:r>
        <w:rPr>
          <w:rFonts w:hint="eastAsia"/>
        </w:rPr>
        <w:t>在系统需求分析的基础上，本阶段对系统进行概要设计。主要解决该系统需求的软硬件设计问题，包括对硬件要求的分析，结构设计等以及对系统进行功能设计，模块划分等。在以下的概要设计报告中将对在本阶段</w:t>
      </w:r>
      <w:r>
        <w:t>中对系统所做的所有概要设计进行详细的说明。</w:t>
      </w:r>
    </w:p>
    <w:p w14:paraId="10F1DDD2" w14:textId="77777777" w:rsidR="00E240AA" w:rsidRDefault="00985EBA">
      <w:pPr>
        <w:ind w:firstLineChars="200" w:firstLine="480"/>
      </w:pPr>
      <w:r>
        <w:t>在下一阶段的详细设计中，程序设计员可参考此概要设计报告，在对</w:t>
      </w:r>
      <w:r>
        <w:rPr>
          <w:rFonts w:hint="eastAsia"/>
        </w:rPr>
        <w:t>该</w:t>
      </w:r>
      <w:r>
        <w:t>系统所做的设计基础上，对系统进行详细设计。在以后的软件测试以及软件维护阶段也可参考此说明书，以便于了解在概要设计过程中所完成的各模块设计结构，或在修改时找出在本阶段设计的不足或错误。</w:t>
      </w:r>
    </w:p>
    <w:p w14:paraId="29D788B3" w14:textId="77777777" w:rsidR="00E240AA" w:rsidRDefault="00E240AA">
      <w:pPr>
        <w:ind w:firstLineChars="200" w:firstLine="480"/>
      </w:pPr>
    </w:p>
    <w:p w14:paraId="4CA3F279" w14:textId="77777777" w:rsidR="00E240AA" w:rsidRDefault="00985EBA">
      <w:pPr>
        <w:outlineLvl w:val="1"/>
        <w:rPr>
          <w:rFonts w:ascii="黑体" w:eastAsia="黑体" w:hAnsi="黑体"/>
          <w:sz w:val="30"/>
          <w:szCs w:val="30"/>
        </w:rPr>
      </w:pPr>
      <w:bookmarkStart w:id="531" w:name="_Toc53933048"/>
      <w:bookmarkStart w:id="532" w:name="_Toc54018330"/>
      <w:bookmarkStart w:id="533" w:name="_Toc15805"/>
      <w:r>
        <w:rPr>
          <w:rFonts w:ascii="黑体" w:eastAsia="黑体" w:hAnsi="黑体" w:hint="eastAsia"/>
          <w:sz w:val="30"/>
          <w:szCs w:val="30"/>
        </w:rPr>
        <w:t>2.4</w:t>
      </w:r>
      <w:r>
        <w:rPr>
          <w:rFonts w:ascii="黑体" w:eastAsia="黑体" w:hAnsi="黑体"/>
          <w:sz w:val="30"/>
          <w:szCs w:val="30"/>
        </w:rPr>
        <w:t xml:space="preserve"> </w:t>
      </w:r>
      <w:r>
        <w:rPr>
          <w:rFonts w:ascii="黑体" w:eastAsia="黑体" w:hAnsi="黑体" w:hint="eastAsia"/>
          <w:sz w:val="30"/>
          <w:szCs w:val="30"/>
        </w:rPr>
        <w:t>术语定义</w:t>
      </w:r>
      <w:bookmarkEnd w:id="531"/>
      <w:bookmarkEnd w:id="532"/>
      <w:bookmarkEnd w:id="533"/>
    </w:p>
    <w:p w14:paraId="4899F5AE" w14:textId="77777777" w:rsidR="00E240AA" w:rsidRDefault="00985EBA">
      <w:pPr>
        <w:shd w:val="clear" w:color="auto" w:fill="FFFFFF" w:themeFill="background1"/>
        <w:ind w:firstLine="480"/>
      </w:pPr>
      <w:r>
        <w:rPr>
          <w:rFonts w:hint="eastAsia"/>
        </w:rPr>
        <w:t>文档：文档包括零部件引用的技术资料和实验数据，格式一般为</w:t>
      </w:r>
      <w:r>
        <w:rPr>
          <w:rFonts w:hint="eastAsia"/>
        </w:rPr>
        <w:t>doc</w:t>
      </w:r>
      <w:r>
        <w:rPr>
          <w:rFonts w:hint="eastAsia"/>
        </w:rPr>
        <w:t>或</w:t>
      </w:r>
      <w:r>
        <w:rPr>
          <w:rFonts w:hint="eastAsia"/>
        </w:rPr>
        <w:t>xls</w:t>
      </w:r>
      <w:r>
        <w:rPr>
          <w:rFonts w:hint="eastAsia"/>
        </w:rPr>
        <w:t>。</w:t>
      </w:r>
    </w:p>
    <w:p w14:paraId="5572F95D" w14:textId="77777777" w:rsidR="00E240AA" w:rsidRDefault="00985EBA">
      <w:pPr>
        <w:ind w:firstLine="480"/>
      </w:pPr>
      <w:r>
        <w:rPr>
          <w:rFonts w:hint="eastAsia"/>
        </w:rPr>
        <w:t>文件：文件包括文档和图纸。</w:t>
      </w:r>
    </w:p>
    <w:p w14:paraId="36D546DE" w14:textId="77777777" w:rsidR="00E240AA" w:rsidRDefault="00985EBA">
      <w:pPr>
        <w:ind w:firstLine="480"/>
      </w:pPr>
      <w:r>
        <w:rPr>
          <w:rFonts w:hint="eastAsia"/>
        </w:rPr>
        <w:t>标记信息：</w:t>
      </w:r>
      <w:r>
        <w:rPr>
          <w:rFonts w:ascii="宋体" w:hAnsi="宋体" w:hint="eastAsia"/>
          <w:szCs w:val="24"/>
        </w:rPr>
        <w:t>产品结构三维模型、维修工艺信息、技术要求、引导信息等包括图片文本信息格式。</w:t>
      </w:r>
    </w:p>
    <w:p w14:paraId="2F0C8393" w14:textId="77777777" w:rsidR="00E240AA" w:rsidRDefault="00985EBA">
      <w:pPr>
        <w:ind w:firstLine="480"/>
      </w:pPr>
      <w:r>
        <w:rPr>
          <w:rFonts w:hint="eastAsia"/>
        </w:rPr>
        <w:t>姿态设置：标记信息的位置以及透明度，线框格式等渲染设置。</w:t>
      </w:r>
    </w:p>
    <w:p w14:paraId="0E20587A" w14:textId="77777777" w:rsidR="00E240AA" w:rsidRDefault="00985EBA">
      <w:pPr>
        <w:ind w:firstLineChars="200" w:firstLine="480"/>
      </w:pPr>
      <w:r>
        <w:rPr>
          <w:rFonts w:hint="eastAsia"/>
        </w:rPr>
        <w:t>管理信息：零部件三维模型，维修工艺等标记信息的创建人，创建时间等管理有关的数据。</w:t>
      </w:r>
    </w:p>
    <w:p w14:paraId="09EEEB08" w14:textId="77777777" w:rsidR="00E240AA" w:rsidRDefault="00985EBA">
      <w:pPr>
        <w:ind w:firstLine="480"/>
      </w:pPr>
      <w:r>
        <w:rPr>
          <w:rFonts w:hint="eastAsia"/>
        </w:rPr>
        <w:t>视音频信息</w:t>
      </w:r>
      <w:r>
        <w:t xml:space="preserve">: </w:t>
      </w:r>
      <w:r>
        <w:rPr>
          <w:rFonts w:hint="eastAsia"/>
        </w:rPr>
        <w:t>维修过程采集或增强信息的视音频。</w:t>
      </w:r>
    </w:p>
    <w:p w14:paraId="2DBB59EA" w14:textId="77777777" w:rsidR="00E240AA" w:rsidRDefault="00985EBA">
      <w:pPr>
        <w:ind w:firstLine="480"/>
      </w:pPr>
      <w:r>
        <w:rPr>
          <w:rFonts w:hint="eastAsia"/>
        </w:rPr>
        <w:t>视频剪辑：对维修示教视频进行剪切和编辑，尽量减少人工操作步骤。</w:t>
      </w:r>
    </w:p>
    <w:p w14:paraId="07752ED8" w14:textId="77777777" w:rsidR="00E240AA" w:rsidRDefault="00985EBA">
      <w:pPr>
        <w:ind w:firstLine="480"/>
      </w:pPr>
      <w:r>
        <w:rPr>
          <w:rFonts w:hint="eastAsia"/>
        </w:rPr>
        <w:t>三维跟踪注册：</w:t>
      </w:r>
      <w:r>
        <w:t>对现实</w:t>
      </w:r>
      <w:r>
        <w:rPr>
          <w:rFonts w:hint="eastAsia"/>
        </w:rPr>
        <w:t>维修</w:t>
      </w:r>
      <w:r>
        <w:t>场景中的</w:t>
      </w:r>
      <w:r>
        <w:rPr>
          <w:rFonts w:hint="eastAsia"/>
        </w:rPr>
        <w:t>维修</w:t>
      </w:r>
      <w:r>
        <w:t>物体进行跟踪与定位</w:t>
      </w:r>
      <w:r>
        <w:rPr>
          <w:rFonts w:hint="eastAsia"/>
        </w:rPr>
        <w:t>。</w:t>
      </w:r>
    </w:p>
    <w:p w14:paraId="3592B6DD" w14:textId="77777777" w:rsidR="00E240AA" w:rsidRDefault="00E240AA">
      <w:pPr>
        <w:ind w:firstLine="480"/>
      </w:pPr>
    </w:p>
    <w:p w14:paraId="587DFE12" w14:textId="77777777" w:rsidR="00E240AA" w:rsidRDefault="00985EBA">
      <w:pPr>
        <w:outlineLvl w:val="1"/>
        <w:rPr>
          <w:rFonts w:ascii="黑体" w:eastAsia="黑体" w:hAnsi="黑体"/>
          <w:sz w:val="30"/>
          <w:szCs w:val="30"/>
        </w:rPr>
      </w:pPr>
      <w:bookmarkStart w:id="534" w:name="_Toc53933049"/>
      <w:bookmarkStart w:id="535" w:name="_Toc54018331"/>
      <w:bookmarkStart w:id="536" w:name="_Toc24283"/>
      <w:r>
        <w:rPr>
          <w:rFonts w:ascii="黑体" w:eastAsia="黑体" w:hAnsi="黑体" w:hint="eastAsia"/>
          <w:sz w:val="30"/>
          <w:szCs w:val="30"/>
        </w:rPr>
        <w:lastRenderedPageBreak/>
        <w:t>2.5参考资料</w:t>
      </w:r>
      <w:bookmarkEnd w:id="534"/>
      <w:bookmarkEnd w:id="535"/>
      <w:bookmarkEnd w:id="536"/>
    </w:p>
    <w:p w14:paraId="7488E4CF" w14:textId="77777777" w:rsidR="00E240AA" w:rsidRDefault="00E240AA">
      <w:pPr>
        <w:rPr>
          <w:rFonts w:ascii="宋体" w:hAnsi="宋体"/>
          <w:szCs w:val="24"/>
        </w:rPr>
      </w:pPr>
    </w:p>
    <w:p w14:paraId="42BEC519" w14:textId="77777777" w:rsidR="00E240AA" w:rsidRDefault="00985EBA">
      <w:pPr>
        <w:outlineLvl w:val="0"/>
        <w:rPr>
          <w:rFonts w:ascii="黑体" w:eastAsia="黑体" w:hAnsi="黑体"/>
          <w:sz w:val="32"/>
          <w:szCs w:val="32"/>
        </w:rPr>
      </w:pPr>
      <w:bookmarkStart w:id="537" w:name="_Toc54018383"/>
      <w:bookmarkStart w:id="538" w:name="_Toc53933102"/>
      <w:bookmarkStart w:id="539" w:name="_Toc21901"/>
      <w:r>
        <w:rPr>
          <w:rFonts w:ascii="黑体" w:eastAsia="黑体" w:hAnsi="黑体" w:hint="eastAsia"/>
          <w:sz w:val="32"/>
          <w:szCs w:val="32"/>
        </w:rPr>
        <w:t>3.总体设计</w:t>
      </w:r>
      <w:bookmarkEnd w:id="537"/>
      <w:bookmarkEnd w:id="538"/>
      <w:bookmarkEnd w:id="539"/>
    </w:p>
    <w:p w14:paraId="2B9C1924" w14:textId="77777777" w:rsidR="00E240AA" w:rsidRDefault="00985EBA">
      <w:pPr>
        <w:outlineLvl w:val="1"/>
        <w:rPr>
          <w:rFonts w:ascii="黑体" w:eastAsia="黑体" w:hAnsi="黑体"/>
          <w:sz w:val="30"/>
          <w:szCs w:val="30"/>
        </w:rPr>
      </w:pPr>
      <w:bookmarkStart w:id="540" w:name="_Toc54018384"/>
      <w:bookmarkStart w:id="541" w:name="_Toc53933103"/>
      <w:bookmarkStart w:id="542" w:name="_Toc8265"/>
      <w:r>
        <w:rPr>
          <w:rFonts w:ascii="黑体" w:eastAsia="黑体" w:hAnsi="黑体" w:hint="eastAsia"/>
          <w:sz w:val="30"/>
          <w:szCs w:val="30"/>
        </w:rPr>
        <w:t>3.1系统结构</w:t>
      </w:r>
      <w:bookmarkEnd w:id="540"/>
      <w:bookmarkEnd w:id="541"/>
      <w:bookmarkEnd w:id="542"/>
    </w:p>
    <w:p w14:paraId="1E7D3161" w14:textId="77777777" w:rsidR="00E240AA" w:rsidRDefault="00985EBA">
      <w:pPr>
        <w:ind w:firstLine="480"/>
      </w:pPr>
      <w:r>
        <w:rPr>
          <w:rFonts w:hint="eastAsia"/>
        </w:rPr>
        <w:t>如图</w:t>
      </w:r>
      <w:r>
        <w:rPr>
          <w:rFonts w:hint="eastAsia"/>
        </w:rPr>
        <w:t>1.1</w:t>
      </w:r>
      <w:r>
        <w:rPr>
          <w:rFonts w:hint="eastAsia"/>
        </w:rPr>
        <w:t>所示，面向维修的视频信息增强系统分为软件和硬件系统。</w:t>
      </w:r>
    </w:p>
    <w:p w14:paraId="43DC0BAA" w14:textId="77777777" w:rsidR="00E240AA" w:rsidRDefault="00985EBA">
      <w:pPr>
        <w:ind w:firstLine="480"/>
      </w:pPr>
      <w:r>
        <w:rPr>
          <w:rFonts w:hint="eastAsia"/>
        </w:rPr>
        <w:t>硬件系统为维修视频的采集平台，主要由以下部分组成：一台服务器，显示器，两台高清摄像头（分别为识别摄像头以及</w:t>
      </w:r>
      <w:r>
        <w:rPr>
          <w:rFonts w:hint="eastAsia"/>
        </w:rPr>
        <w:t>AR</w:t>
      </w:r>
      <w:r>
        <w:rPr>
          <w:rFonts w:hint="eastAsia"/>
        </w:rPr>
        <w:t>摄像头），采集平台。</w:t>
      </w:r>
    </w:p>
    <w:p w14:paraId="6BB83FCA" w14:textId="77777777" w:rsidR="00E240AA" w:rsidRDefault="00985EBA">
      <w:pPr>
        <w:ind w:firstLine="480"/>
        <w:jc w:val="left"/>
        <w:rPr>
          <w:color w:val="000000" w:themeColor="text1"/>
        </w:rPr>
      </w:pPr>
      <w:r>
        <w:rPr>
          <w:rFonts w:hint="eastAsia"/>
          <w:color w:val="000000" w:themeColor="text1"/>
        </w:rPr>
        <w:t>本系统的软件系统部分分为五个主要部分：维修视频标记信息管理模块、维修示教视频管理模块、维修物体三维跟踪注册模块、维修信息标记模块、系统功能模块。</w:t>
      </w:r>
    </w:p>
    <w:p w14:paraId="167409B8" w14:textId="77777777" w:rsidR="00E240AA" w:rsidRDefault="00985EBA">
      <w:pPr>
        <w:ind w:firstLine="480"/>
        <w:jc w:val="center"/>
        <w:rPr>
          <w:rFonts w:ascii="宋体" w:hAnsi="宋体"/>
          <w:szCs w:val="24"/>
        </w:rPr>
      </w:pPr>
      <w:r>
        <w:rPr>
          <w:rFonts w:ascii="宋体" w:hAnsi="宋体" w:hint="eastAsia"/>
          <w:noProof/>
          <w:szCs w:val="24"/>
        </w:rPr>
        <w:drawing>
          <wp:inline distT="0" distB="0" distL="114300" distR="114300" wp14:anchorId="672157E2" wp14:editId="05357051">
            <wp:extent cx="5269865" cy="3323590"/>
            <wp:effectExtent l="0" t="0" r="0" b="1397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1"/>
                    <pic:cNvPicPr>
                      <a:picLocks noChangeAspect="1"/>
                    </pic:cNvPicPr>
                  </pic:nvPicPr>
                  <pic:blipFill>
                    <a:blip r:embed="rId10"/>
                    <a:stretch>
                      <a:fillRect/>
                    </a:stretch>
                  </pic:blipFill>
                  <pic:spPr>
                    <a:xfrm>
                      <a:off x="0" y="0"/>
                      <a:ext cx="5269865" cy="3323590"/>
                    </a:xfrm>
                    <a:prstGeom prst="rect">
                      <a:avLst/>
                    </a:prstGeom>
                  </pic:spPr>
                </pic:pic>
              </a:graphicData>
            </a:graphic>
          </wp:inline>
        </w:drawing>
      </w:r>
    </w:p>
    <w:p w14:paraId="7CA58985" w14:textId="77777777" w:rsidR="00E240AA" w:rsidRDefault="00985EBA">
      <w:pPr>
        <w:ind w:firstLine="480"/>
        <w:jc w:val="center"/>
        <w:rPr>
          <w:rFonts w:ascii="黑体" w:eastAsia="黑体" w:hAnsi="黑体"/>
          <w:sz w:val="21"/>
          <w:szCs w:val="21"/>
        </w:rPr>
      </w:pPr>
      <w:r>
        <w:rPr>
          <w:rFonts w:ascii="黑体" w:eastAsia="黑体" w:hAnsi="黑体" w:hint="eastAsia"/>
          <w:sz w:val="21"/>
          <w:szCs w:val="21"/>
        </w:rPr>
        <w:t>图3.1系统层次组成结构图</w:t>
      </w:r>
      <w:bookmarkStart w:id="543" w:name="_Toc54018385"/>
      <w:bookmarkStart w:id="544" w:name="_Toc53933104"/>
    </w:p>
    <w:p w14:paraId="75999D90" w14:textId="77777777" w:rsidR="00E240AA" w:rsidRDefault="00985EBA">
      <w:pPr>
        <w:rPr>
          <w:rFonts w:ascii="黑体" w:eastAsia="黑体" w:hAnsi="黑体"/>
          <w:sz w:val="21"/>
          <w:szCs w:val="21"/>
        </w:rPr>
      </w:pPr>
      <w:r>
        <w:rPr>
          <w:rFonts w:ascii="黑体" w:eastAsia="黑体" w:hAnsi="黑体" w:hint="eastAsia"/>
          <w:sz w:val="30"/>
          <w:szCs w:val="30"/>
        </w:rPr>
        <w:t>3.1.1系统总体框图</w:t>
      </w:r>
      <w:bookmarkEnd w:id="543"/>
      <w:bookmarkEnd w:id="544"/>
    </w:p>
    <w:p w14:paraId="213E8D08" w14:textId="77777777" w:rsidR="00E240AA" w:rsidRDefault="00985EBA">
      <w:pPr>
        <w:ind w:firstLine="480"/>
      </w:pPr>
      <w:r>
        <w:rPr>
          <w:rFonts w:hint="eastAsia"/>
        </w:rPr>
        <w:t>本系统的总体框图，如图</w:t>
      </w:r>
      <w:r>
        <w:rPr>
          <w:rFonts w:hint="eastAsia"/>
        </w:rPr>
        <w:t>3.2</w:t>
      </w:r>
      <w:r>
        <w:rPr>
          <w:rFonts w:hint="eastAsia"/>
        </w:rPr>
        <w:t>所示：</w:t>
      </w:r>
    </w:p>
    <w:p w14:paraId="77B53F26" w14:textId="77777777" w:rsidR="00E240AA" w:rsidRDefault="00E240AA">
      <w:pPr>
        <w:ind w:firstLine="480"/>
      </w:pPr>
    </w:p>
    <w:p w14:paraId="7F448D70" w14:textId="77777777" w:rsidR="00E240AA" w:rsidRDefault="00985EBA">
      <w:pPr>
        <w:pStyle w:val="ad"/>
      </w:pPr>
      <w:r>
        <w:rPr>
          <w:noProof/>
        </w:rPr>
        <w:lastRenderedPageBreak/>
        <w:drawing>
          <wp:inline distT="0" distB="0" distL="114300" distR="114300" wp14:anchorId="6E228686" wp14:editId="3D8FBE3D">
            <wp:extent cx="5672455" cy="443801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672455" cy="4438015"/>
                    </a:xfrm>
                    <a:prstGeom prst="rect">
                      <a:avLst/>
                    </a:prstGeom>
                    <a:noFill/>
                    <a:ln>
                      <a:noFill/>
                    </a:ln>
                  </pic:spPr>
                </pic:pic>
              </a:graphicData>
            </a:graphic>
          </wp:inline>
        </w:drawing>
      </w:r>
    </w:p>
    <w:p w14:paraId="03F2EC9D" w14:textId="77777777" w:rsidR="00E240AA" w:rsidRDefault="00985EBA">
      <w:pPr>
        <w:ind w:firstLine="480"/>
        <w:jc w:val="center"/>
        <w:rPr>
          <w:rFonts w:ascii="黑体" w:eastAsia="黑体" w:hAnsi="黑体"/>
          <w:sz w:val="21"/>
          <w:szCs w:val="21"/>
        </w:rPr>
      </w:pPr>
      <w:r>
        <w:rPr>
          <w:rFonts w:ascii="黑体" w:eastAsia="黑体" w:hAnsi="黑体" w:hint="eastAsia"/>
          <w:sz w:val="21"/>
          <w:szCs w:val="21"/>
        </w:rPr>
        <w:t>图3.2系统的总体框图</w:t>
      </w:r>
    </w:p>
    <w:p w14:paraId="196BFE4E" w14:textId="77777777" w:rsidR="00E240AA" w:rsidRDefault="00E240AA">
      <w:pPr>
        <w:ind w:firstLine="480"/>
        <w:jc w:val="center"/>
        <w:rPr>
          <w:rFonts w:ascii="黑体" w:eastAsia="黑体" w:hAnsi="黑体"/>
          <w:sz w:val="21"/>
          <w:szCs w:val="21"/>
        </w:rPr>
      </w:pPr>
    </w:p>
    <w:p w14:paraId="5F07C3CF" w14:textId="77777777" w:rsidR="00E240AA" w:rsidRDefault="00985EBA">
      <w:pPr>
        <w:outlineLvl w:val="2"/>
        <w:rPr>
          <w:rFonts w:ascii="黑体" w:eastAsia="黑体" w:hAnsi="黑体"/>
          <w:sz w:val="30"/>
          <w:szCs w:val="30"/>
        </w:rPr>
      </w:pPr>
      <w:bookmarkStart w:id="545" w:name="_Toc53933105"/>
      <w:bookmarkStart w:id="546" w:name="_Toc54018386"/>
      <w:r>
        <w:rPr>
          <w:rFonts w:ascii="黑体" w:eastAsia="黑体" w:hAnsi="黑体" w:hint="eastAsia"/>
          <w:sz w:val="30"/>
          <w:szCs w:val="30"/>
        </w:rPr>
        <w:t>3.1.2设备清单</w:t>
      </w:r>
      <w:bookmarkEnd w:id="545"/>
      <w:bookmarkEnd w:id="546"/>
      <w:r>
        <w:rPr>
          <w:rFonts w:ascii="黑体" w:eastAsia="黑体" w:hAnsi="黑体" w:hint="eastAsia"/>
          <w:sz w:val="30"/>
          <w:szCs w:val="30"/>
        </w:rPr>
        <w:t>及主要技术参数</w:t>
      </w:r>
    </w:p>
    <w:p w14:paraId="47EFD55C" w14:textId="77777777" w:rsidR="00E240AA" w:rsidRDefault="00985EBA">
      <w:pPr>
        <w:outlineLvl w:val="2"/>
        <w:rPr>
          <w:rFonts w:ascii="黑体" w:eastAsia="黑体" w:hAnsi="黑体"/>
          <w:szCs w:val="24"/>
        </w:rPr>
      </w:pPr>
      <w:r>
        <w:rPr>
          <w:rFonts w:ascii="黑体" w:eastAsia="黑体" w:hAnsi="黑体" w:hint="eastAsia"/>
          <w:szCs w:val="24"/>
        </w:rPr>
        <w:t>设备清单：</w:t>
      </w:r>
    </w:p>
    <w:tbl>
      <w:tblPr>
        <w:tblStyle w:val="af1"/>
        <w:tblW w:w="0" w:type="auto"/>
        <w:jc w:val="center"/>
        <w:tblLook w:val="04A0" w:firstRow="1" w:lastRow="0" w:firstColumn="1" w:lastColumn="0" w:noHBand="0" w:noVBand="1"/>
      </w:tblPr>
      <w:tblGrid>
        <w:gridCol w:w="4148"/>
        <w:gridCol w:w="4148"/>
      </w:tblGrid>
      <w:tr w:rsidR="00E240AA" w14:paraId="68EC8E8D" w14:textId="77777777">
        <w:trPr>
          <w:trHeight w:val="454"/>
          <w:jc w:val="center"/>
        </w:trPr>
        <w:tc>
          <w:tcPr>
            <w:tcW w:w="4148" w:type="dxa"/>
            <w:vAlign w:val="center"/>
          </w:tcPr>
          <w:p w14:paraId="56D8F93F" w14:textId="77777777" w:rsidR="00E240AA" w:rsidRDefault="00985EBA">
            <w:pPr>
              <w:pStyle w:val="a3"/>
              <w:jc w:val="center"/>
            </w:pPr>
            <w:r>
              <w:rPr>
                <w:rFonts w:hint="eastAsia"/>
              </w:rPr>
              <w:t>设备</w:t>
            </w:r>
          </w:p>
        </w:tc>
        <w:tc>
          <w:tcPr>
            <w:tcW w:w="4148" w:type="dxa"/>
            <w:vAlign w:val="center"/>
          </w:tcPr>
          <w:p w14:paraId="5CDEC305" w14:textId="77777777" w:rsidR="00E240AA" w:rsidRDefault="00985EBA">
            <w:pPr>
              <w:pStyle w:val="a3"/>
              <w:jc w:val="center"/>
            </w:pPr>
            <w:r>
              <w:rPr>
                <w:rFonts w:hint="eastAsia"/>
              </w:rPr>
              <w:t>用途</w:t>
            </w:r>
          </w:p>
        </w:tc>
      </w:tr>
      <w:tr w:rsidR="00E240AA" w14:paraId="7937AFC8" w14:textId="77777777">
        <w:trPr>
          <w:trHeight w:val="454"/>
          <w:jc w:val="center"/>
        </w:trPr>
        <w:tc>
          <w:tcPr>
            <w:tcW w:w="4148" w:type="dxa"/>
            <w:vAlign w:val="center"/>
          </w:tcPr>
          <w:p w14:paraId="56259B1A" w14:textId="77777777" w:rsidR="00E240AA" w:rsidRDefault="00985EBA">
            <w:pPr>
              <w:pStyle w:val="a3"/>
              <w:jc w:val="center"/>
            </w:pPr>
            <w:r>
              <w:rPr>
                <w:rFonts w:hint="eastAsia"/>
              </w:rPr>
              <w:t>主机</w:t>
            </w:r>
          </w:p>
        </w:tc>
        <w:tc>
          <w:tcPr>
            <w:tcW w:w="4148" w:type="dxa"/>
            <w:vAlign w:val="center"/>
          </w:tcPr>
          <w:p w14:paraId="7BBC1327" w14:textId="77777777" w:rsidR="00E240AA" w:rsidRDefault="00985EBA">
            <w:pPr>
              <w:pStyle w:val="a3"/>
              <w:jc w:val="center"/>
            </w:pPr>
            <w:r>
              <w:rPr>
                <w:rFonts w:hint="eastAsia"/>
              </w:rPr>
              <w:t>程序运行，数据存储</w:t>
            </w:r>
          </w:p>
        </w:tc>
      </w:tr>
      <w:tr w:rsidR="00E240AA" w14:paraId="315B500B" w14:textId="77777777">
        <w:trPr>
          <w:trHeight w:val="454"/>
          <w:jc w:val="center"/>
        </w:trPr>
        <w:tc>
          <w:tcPr>
            <w:tcW w:w="4148" w:type="dxa"/>
            <w:vAlign w:val="center"/>
          </w:tcPr>
          <w:p w14:paraId="685F8C28" w14:textId="77777777" w:rsidR="00E240AA" w:rsidRDefault="00985EBA">
            <w:pPr>
              <w:pStyle w:val="a3"/>
              <w:jc w:val="center"/>
            </w:pPr>
            <w:r>
              <w:rPr>
                <w:rFonts w:hint="eastAsia"/>
              </w:rPr>
              <w:t>显示器</w:t>
            </w:r>
          </w:p>
        </w:tc>
        <w:tc>
          <w:tcPr>
            <w:tcW w:w="4148" w:type="dxa"/>
            <w:vAlign w:val="center"/>
          </w:tcPr>
          <w:p w14:paraId="3490C827" w14:textId="77777777" w:rsidR="00E240AA" w:rsidRDefault="00985EBA">
            <w:pPr>
              <w:pStyle w:val="a3"/>
              <w:jc w:val="center"/>
            </w:pPr>
            <w:r>
              <w:rPr>
                <w:rFonts w:hint="eastAsia"/>
              </w:rPr>
              <w:t>人机交互</w:t>
            </w:r>
          </w:p>
        </w:tc>
      </w:tr>
      <w:tr w:rsidR="00E240AA" w14:paraId="3C47E2AC" w14:textId="77777777">
        <w:trPr>
          <w:trHeight w:val="454"/>
          <w:jc w:val="center"/>
        </w:trPr>
        <w:tc>
          <w:tcPr>
            <w:tcW w:w="4148" w:type="dxa"/>
            <w:vAlign w:val="center"/>
          </w:tcPr>
          <w:p w14:paraId="171A819A" w14:textId="77777777" w:rsidR="00E240AA" w:rsidRDefault="00985EBA">
            <w:pPr>
              <w:pStyle w:val="a3"/>
              <w:jc w:val="center"/>
            </w:pPr>
            <w:r>
              <w:rPr>
                <w:rFonts w:hint="eastAsia"/>
              </w:rPr>
              <w:t>高清摄像头</w:t>
            </w:r>
            <w:r>
              <w:rPr>
                <w:rFonts w:hint="eastAsia"/>
              </w:rPr>
              <w:t>1</w:t>
            </w:r>
          </w:p>
        </w:tc>
        <w:tc>
          <w:tcPr>
            <w:tcW w:w="4148" w:type="dxa"/>
            <w:vAlign w:val="center"/>
          </w:tcPr>
          <w:p w14:paraId="6EEAAEFC" w14:textId="77777777" w:rsidR="00E240AA" w:rsidRDefault="00985EBA">
            <w:pPr>
              <w:pStyle w:val="a3"/>
              <w:jc w:val="center"/>
            </w:pPr>
            <w:r>
              <w:rPr>
                <w:rFonts w:hint="eastAsia"/>
              </w:rPr>
              <w:t>识别跟踪零部件</w:t>
            </w:r>
          </w:p>
        </w:tc>
      </w:tr>
      <w:tr w:rsidR="00E240AA" w14:paraId="0E6907CB" w14:textId="77777777">
        <w:trPr>
          <w:trHeight w:val="454"/>
          <w:jc w:val="center"/>
        </w:trPr>
        <w:tc>
          <w:tcPr>
            <w:tcW w:w="4148" w:type="dxa"/>
            <w:vAlign w:val="center"/>
          </w:tcPr>
          <w:p w14:paraId="2CCFB455" w14:textId="77777777" w:rsidR="00E240AA" w:rsidRDefault="00985EBA">
            <w:pPr>
              <w:pStyle w:val="a3"/>
              <w:jc w:val="center"/>
            </w:pPr>
            <w:r>
              <w:rPr>
                <w:rFonts w:hint="eastAsia"/>
              </w:rPr>
              <w:t>高清摄像头</w:t>
            </w:r>
            <w:r>
              <w:rPr>
                <w:rFonts w:hint="eastAsia"/>
              </w:rPr>
              <w:t>2</w:t>
            </w:r>
          </w:p>
        </w:tc>
        <w:tc>
          <w:tcPr>
            <w:tcW w:w="4148" w:type="dxa"/>
            <w:vAlign w:val="center"/>
          </w:tcPr>
          <w:p w14:paraId="3745DE2C" w14:textId="77777777" w:rsidR="00E240AA" w:rsidRDefault="00985EBA">
            <w:pPr>
              <w:pStyle w:val="a3"/>
              <w:jc w:val="center"/>
            </w:pPr>
            <w:r>
              <w:rPr>
                <w:rFonts w:hint="eastAsia"/>
              </w:rPr>
              <w:t>视频信息注册</w:t>
            </w:r>
          </w:p>
        </w:tc>
      </w:tr>
      <w:tr w:rsidR="00E240AA" w14:paraId="7DF57F67" w14:textId="77777777">
        <w:trPr>
          <w:trHeight w:val="454"/>
          <w:jc w:val="center"/>
        </w:trPr>
        <w:tc>
          <w:tcPr>
            <w:tcW w:w="4148" w:type="dxa"/>
            <w:vAlign w:val="center"/>
          </w:tcPr>
          <w:p w14:paraId="6E5CA6FF" w14:textId="77777777" w:rsidR="00E240AA" w:rsidRDefault="00985EBA">
            <w:pPr>
              <w:pStyle w:val="a3"/>
              <w:jc w:val="center"/>
            </w:pPr>
            <w:r>
              <w:rPr>
                <w:rFonts w:hint="eastAsia"/>
              </w:rPr>
              <w:t>夹具</w:t>
            </w:r>
          </w:p>
        </w:tc>
        <w:tc>
          <w:tcPr>
            <w:tcW w:w="4148" w:type="dxa"/>
            <w:vAlign w:val="center"/>
          </w:tcPr>
          <w:p w14:paraId="737F83F0" w14:textId="77777777" w:rsidR="00E240AA" w:rsidRDefault="00985EBA">
            <w:pPr>
              <w:pStyle w:val="a3"/>
              <w:jc w:val="center"/>
            </w:pPr>
            <w:r>
              <w:rPr>
                <w:rFonts w:hint="eastAsia"/>
              </w:rPr>
              <w:t>固定高清摄像头</w:t>
            </w:r>
          </w:p>
        </w:tc>
      </w:tr>
      <w:tr w:rsidR="00E240AA" w14:paraId="0A4DC4C4" w14:textId="77777777">
        <w:trPr>
          <w:trHeight w:val="454"/>
          <w:jc w:val="center"/>
        </w:trPr>
        <w:tc>
          <w:tcPr>
            <w:tcW w:w="4148" w:type="dxa"/>
            <w:vAlign w:val="center"/>
          </w:tcPr>
          <w:p w14:paraId="4E257DF1" w14:textId="77777777" w:rsidR="00E240AA" w:rsidRDefault="00985EBA">
            <w:pPr>
              <w:pStyle w:val="a3"/>
              <w:jc w:val="center"/>
            </w:pPr>
            <w:r>
              <w:rPr>
                <w:rFonts w:hint="eastAsia"/>
              </w:rPr>
              <w:t>三脚架</w:t>
            </w:r>
          </w:p>
        </w:tc>
        <w:tc>
          <w:tcPr>
            <w:tcW w:w="4148" w:type="dxa"/>
            <w:vAlign w:val="center"/>
          </w:tcPr>
          <w:p w14:paraId="0F5D5335" w14:textId="77777777" w:rsidR="00E240AA" w:rsidRDefault="00985EBA">
            <w:pPr>
              <w:pStyle w:val="a3"/>
              <w:jc w:val="center"/>
            </w:pPr>
            <w:r>
              <w:rPr>
                <w:rFonts w:hint="eastAsia"/>
              </w:rPr>
              <w:t>固定高清摄像头</w:t>
            </w:r>
          </w:p>
        </w:tc>
      </w:tr>
      <w:tr w:rsidR="00E240AA" w14:paraId="4D442B65" w14:textId="77777777">
        <w:trPr>
          <w:trHeight w:val="454"/>
          <w:jc w:val="center"/>
        </w:trPr>
        <w:tc>
          <w:tcPr>
            <w:tcW w:w="4148" w:type="dxa"/>
            <w:vAlign w:val="center"/>
          </w:tcPr>
          <w:p w14:paraId="648242A1" w14:textId="77777777" w:rsidR="00E240AA" w:rsidRDefault="00985EBA">
            <w:pPr>
              <w:pStyle w:val="a3"/>
              <w:jc w:val="center"/>
            </w:pPr>
            <w:r>
              <w:rPr>
                <w:rFonts w:hint="eastAsia"/>
              </w:rPr>
              <w:t>4040</w:t>
            </w:r>
            <w:r>
              <w:rPr>
                <w:rFonts w:hint="eastAsia"/>
              </w:rPr>
              <w:t>铝型材</w:t>
            </w:r>
          </w:p>
        </w:tc>
        <w:tc>
          <w:tcPr>
            <w:tcW w:w="4148" w:type="dxa"/>
            <w:vAlign w:val="center"/>
          </w:tcPr>
          <w:p w14:paraId="744319DD" w14:textId="77777777" w:rsidR="00E240AA" w:rsidRDefault="00985EBA">
            <w:pPr>
              <w:pStyle w:val="a3"/>
              <w:jc w:val="center"/>
            </w:pPr>
            <w:r>
              <w:rPr>
                <w:rFonts w:hint="eastAsia"/>
              </w:rPr>
              <w:t>搭建采集平台</w:t>
            </w:r>
          </w:p>
        </w:tc>
      </w:tr>
    </w:tbl>
    <w:p w14:paraId="4B41A220" w14:textId="77777777" w:rsidR="00E240AA" w:rsidRDefault="00985EBA">
      <w:pPr>
        <w:rPr>
          <w:color w:val="000000" w:themeColor="text1"/>
        </w:rPr>
      </w:pPr>
      <w:r>
        <w:rPr>
          <w:rFonts w:ascii="黑体" w:eastAsia="黑体" w:hAnsi="黑体" w:hint="eastAsia"/>
          <w:color w:val="000000" w:themeColor="text1"/>
        </w:rPr>
        <w:t>主要设备的技术参数</w:t>
      </w:r>
      <w:r>
        <w:rPr>
          <w:rFonts w:hint="eastAsia"/>
          <w:color w:val="000000" w:themeColor="text1"/>
        </w:rPr>
        <w:t>：</w:t>
      </w:r>
    </w:p>
    <w:p w14:paraId="2FF576B3" w14:textId="77777777" w:rsidR="00E240AA" w:rsidRDefault="00985EBA">
      <w:pPr>
        <w:pStyle w:val="af4"/>
        <w:numPr>
          <w:ilvl w:val="0"/>
          <w:numId w:val="2"/>
        </w:numPr>
        <w:ind w:firstLineChars="0"/>
        <w:rPr>
          <w:color w:val="000000" w:themeColor="text1"/>
        </w:rPr>
      </w:pPr>
      <w:r>
        <w:rPr>
          <w:rFonts w:hint="eastAsia"/>
          <w:color w:val="000000" w:themeColor="text1"/>
        </w:rPr>
        <w:t>高清摄像头</w:t>
      </w:r>
      <w:r>
        <w:rPr>
          <w:rFonts w:hint="eastAsia"/>
          <w:color w:val="000000" w:themeColor="text1"/>
        </w:rPr>
        <w:t>1</w:t>
      </w:r>
      <w:r>
        <w:rPr>
          <w:rFonts w:hint="eastAsia"/>
          <w:color w:val="000000" w:themeColor="text1"/>
        </w:rPr>
        <w:t>，</w:t>
      </w:r>
      <w:r>
        <w:rPr>
          <w:rFonts w:hint="eastAsia"/>
          <w:color w:val="000000" w:themeColor="text1"/>
        </w:rPr>
        <w:t>2</w:t>
      </w:r>
    </w:p>
    <w:tbl>
      <w:tblPr>
        <w:tblStyle w:val="af1"/>
        <w:tblW w:w="0" w:type="auto"/>
        <w:jc w:val="center"/>
        <w:tblLook w:val="04A0" w:firstRow="1" w:lastRow="0" w:firstColumn="1" w:lastColumn="0" w:noHBand="0" w:noVBand="1"/>
      </w:tblPr>
      <w:tblGrid>
        <w:gridCol w:w="4148"/>
        <w:gridCol w:w="4148"/>
      </w:tblGrid>
      <w:tr w:rsidR="00E240AA" w14:paraId="32C20934" w14:textId="77777777">
        <w:trPr>
          <w:trHeight w:val="454"/>
          <w:jc w:val="center"/>
        </w:trPr>
        <w:tc>
          <w:tcPr>
            <w:tcW w:w="4148" w:type="dxa"/>
            <w:vAlign w:val="center"/>
          </w:tcPr>
          <w:p w14:paraId="76D77908" w14:textId="77777777" w:rsidR="00E240AA" w:rsidRDefault="00985EBA">
            <w:pPr>
              <w:pStyle w:val="a3"/>
              <w:jc w:val="center"/>
            </w:pPr>
            <w:r>
              <w:rPr>
                <w:rFonts w:hint="eastAsia"/>
              </w:rPr>
              <w:lastRenderedPageBreak/>
              <w:t>型号</w:t>
            </w:r>
          </w:p>
        </w:tc>
        <w:tc>
          <w:tcPr>
            <w:tcW w:w="4148" w:type="dxa"/>
            <w:vAlign w:val="center"/>
          </w:tcPr>
          <w:p w14:paraId="434B171A" w14:textId="77777777" w:rsidR="00E240AA" w:rsidRDefault="00985EBA">
            <w:pPr>
              <w:pStyle w:val="a3"/>
              <w:jc w:val="center"/>
            </w:pPr>
            <w:r>
              <w:rPr>
                <w:rFonts w:hint="eastAsia"/>
              </w:rPr>
              <w:t>YS-H1200</w:t>
            </w:r>
          </w:p>
        </w:tc>
      </w:tr>
      <w:tr w:rsidR="00E240AA" w14:paraId="1EB458CC" w14:textId="77777777">
        <w:trPr>
          <w:trHeight w:val="454"/>
          <w:jc w:val="center"/>
        </w:trPr>
        <w:tc>
          <w:tcPr>
            <w:tcW w:w="4148" w:type="dxa"/>
            <w:vAlign w:val="center"/>
          </w:tcPr>
          <w:p w14:paraId="58E7D1AD" w14:textId="77777777" w:rsidR="00E240AA" w:rsidRDefault="00985EBA">
            <w:pPr>
              <w:pStyle w:val="a3"/>
              <w:jc w:val="center"/>
            </w:pPr>
            <w:r>
              <w:rPr>
                <w:rFonts w:hint="eastAsia"/>
              </w:rPr>
              <w:t>硬件像素</w:t>
            </w:r>
          </w:p>
        </w:tc>
        <w:tc>
          <w:tcPr>
            <w:tcW w:w="4148" w:type="dxa"/>
            <w:vAlign w:val="center"/>
          </w:tcPr>
          <w:p w14:paraId="5063C61E" w14:textId="77777777" w:rsidR="00E240AA" w:rsidRDefault="00985EBA">
            <w:pPr>
              <w:pStyle w:val="a3"/>
              <w:jc w:val="center"/>
            </w:pPr>
            <w:r>
              <w:rPr>
                <w:rFonts w:hint="eastAsia"/>
              </w:rPr>
              <w:t>索尼芯片</w:t>
            </w:r>
            <w:r>
              <w:rPr>
                <w:rFonts w:hint="eastAsia"/>
              </w:rPr>
              <w:t xml:space="preserve"> 1200</w:t>
            </w:r>
            <w:r>
              <w:rPr>
                <w:rFonts w:hint="eastAsia"/>
              </w:rPr>
              <w:t>万像素</w:t>
            </w:r>
          </w:p>
        </w:tc>
      </w:tr>
      <w:tr w:rsidR="00E240AA" w14:paraId="0B94C629" w14:textId="77777777">
        <w:trPr>
          <w:trHeight w:val="454"/>
          <w:jc w:val="center"/>
        </w:trPr>
        <w:tc>
          <w:tcPr>
            <w:tcW w:w="4148" w:type="dxa"/>
            <w:vAlign w:val="center"/>
          </w:tcPr>
          <w:p w14:paraId="07BF532B" w14:textId="77777777" w:rsidR="00E240AA" w:rsidRDefault="00985EBA">
            <w:pPr>
              <w:pStyle w:val="a3"/>
              <w:jc w:val="center"/>
            </w:pPr>
            <w:r>
              <w:rPr>
                <w:rFonts w:hint="eastAsia"/>
              </w:rPr>
              <w:t>分辨率</w:t>
            </w:r>
          </w:p>
        </w:tc>
        <w:tc>
          <w:tcPr>
            <w:tcW w:w="4148" w:type="dxa"/>
            <w:vAlign w:val="center"/>
          </w:tcPr>
          <w:p w14:paraId="51E64FEB" w14:textId="77777777" w:rsidR="00E240AA" w:rsidRDefault="00985EBA">
            <w:pPr>
              <w:pStyle w:val="a3"/>
              <w:jc w:val="center"/>
            </w:pPr>
            <w:r>
              <w:rPr>
                <w:rFonts w:hint="eastAsia"/>
              </w:rPr>
              <w:t>1280*720</w:t>
            </w:r>
            <w:r>
              <w:t xml:space="preserve"> </w:t>
            </w:r>
            <w:r>
              <w:rPr>
                <w:rFonts w:hint="eastAsia"/>
              </w:rPr>
              <w:t>1920*1080</w:t>
            </w:r>
          </w:p>
        </w:tc>
      </w:tr>
      <w:tr w:rsidR="00E240AA" w14:paraId="5FA165ED" w14:textId="77777777">
        <w:trPr>
          <w:trHeight w:val="454"/>
          <w:jc w:val="center"/>
        </w:trPr>
        <w:tc>
          <w:tcPr>
            <w:tcW w:w="4148" w:type="dxa"/>
            <w:vAlign w:val="center"/>
          </w:tcPr>
          <w:p w14:paraId="6582D9ED" w14:textId="77777777" w:rsidR="00E240AA" w:rsidRDefault="00985EBA">
            <w:pPr>
              <w:pStyle w:val="a3"/>
              <w:jc w:val="center"/>
            </w:pPr>
            <w:r>
              <w:rPr>
                <w:rFonts w:hint="eastAsia"/>
              </w:rPr>
              <w:t>传感器尺寸</w:t>
            </w:r>
          </w:p>
        </w:tc>
        <w:tc>
          <w:tcPr>
            <w:tcW w:w="4148" w:type="dxa"/>
            <w:vAlign w:val="center"/>
          </w:tcPr>
          <w:p w14:paraId="67EF3A6D" w14:textId="77777777" w:rsidR="00E240AA" w:rsidRDefault="00985EBA">
            <w:pPr>
              <w:pStyle w:val="a3"/>
              <w:jc w:val="center"/>
            </w:pPr>
            <w:r>
              <w:rPr>
                <w:rFonts w:hint="eastAsia"/>
              </w:rPr>
              <w:t>1/2.3</w:t>
            </w:r>
            <w:r>
              <w:rPr>
                <w:rFonts w:hint="eastAsia"/>
              </w:rPr>
              <w:t>英寸</w:t>
            </w:r>
          </w:p>
        </w:tc>
      </w:tr>
      <w:tr w:rsidR="00E240AA" w14:paraId="24EF9589" w14:textId="77777777">
        <w:trPr>
          <w:trHeight w:val="454"/>
          <w:jc w:val="center"/>
        </w:trPr>
        <w:tc>
          <w:tcPr>
            <w:tcW w:w="4148" w:type="dxa"/>
            <w:vAlign w:val="center"/>
          </w:tcPr>
          <w:p w14:paraId="4DD01861" w14:textId="77777777" w:rsidR="00E240AA" w:rsidRDefault="00985EBA">
            <w:pPr>
              <w:pStyle w:val="a3"/>
              <w:jc w:val="center"/>
            </w:pPr>
            <w:r>
              <w:rPr>
                <w:rFonts w:hint="eastAsia"/>
              </w:rPr>
              <w:t>对焦方式</w:t>
            </w:r>
          </w:p>
        </w:tc>
        <w:tc>
          <w:tcPr>
            <w:tcW w:w="4148" w:type="dxa"/>
            <w:vAlign w:val="center"/>
          </w:tcPr>
          <w:p w14:paraId="43440E90" w14:textId="77777777" w:rsidR="00E240AA" w:rsidRDefault="00985EBA">
            <w:pPr>
              <w:pStyle w:val="a3"/>
              <w:jc w:val="center"/>
            </w:pPr>
            <w:r>
              <w:rPr>
                <w:rFonts w:hint="eastAsia"/>
              </w:rPr>
              <w:t>手动对焦</w:t>
            </w:r>
          </w:p>
        </w:tc>
      </w:tr>
      <w:tr w:rsidR="00E240AA" w14:paraId="6B66F767" w14:textId="77777777">
        <w:trPr>
          <w:trHeight w:val="454"/>
          <w:jc w:val="center"/>
        </w:trPr>
        <w:tc>
          <w:tcPr>
            <w:tcW w:w="4148" w:type="dxa"/>
            <w:vAlign w:val="center"/>
          </w:tcPr>
          <w:p w14:paraId="16487FD7" w14:textId="77777777" w:rsidR="00E240AA" w:rsidRDefault="00985EBA">
            <w:pPr>
              <w:pStyle w:val="a3"/>
              <w:jc w:val="center"/>
            </w:pPr>
            <w:r>
              <w:rPr>
                <w:rFonts w:hint="eastAsia"/>
              </w:rPr>
              <w:t>数码变焦</w:t>
            </w:r>
          </w:p>
        </w:tc>
        <w:tc>
          <w:tcPr>
            <w:tcW w:w="4148" w:type="dxa"/>
            <w:vAlign w:val="center"/>
          </w:tcPr>
          <w:p w14:paraId="765D1120" w14:textId="77777777" w:rsidR="00E240AA" w:rsidRDefault="00985EBA">
            <w:pPr>
              <w:pStyle w:val="a3"/>
              <w:jc w:val="center"/>
            </w:pPr>
            <w:r>
              <w:rPr>
                <w:rFonts w:hint="eastAsia"/>
              </w:rPr>
              <w:t>6</w:t>
            </w:r>
            <w:r>
              <w:rPr>
                <w:rFonts w:hint="eastAsia"/>
              </w:rPr>
              <w:t>倍数码变焦</w:t>
            </w:r>
          </w:p>
        </w:tc>
      </w:tr>
      <w:tr w:rsidR="00E240AA" w14:paraId="12592DA9" w14:textId="77777777">
        <w:trPr>
          <w:trHeight w:val="454"/>
          <w:jc w:val="center"/>
        </w:trPr>
        <w:tc>
          <w:tcPr>
            <w:tcW w:w="4148" w:type="dxa"/>
            <w:vAlign w:val="center"/>
          </w:tcPr>
          <w:p w14:paraId="682E1124" w14:textId="77777777" w:rsidR="00E240AA" w:rsidRDefault="00985EBA">
            <w:pPr>
              <w:pStyle w:val="a3"/>
              <w:jc w:val="center"/>
            </w:pPr>
            <w:r>
              <w:rPr>
                <w:rFonts w:hint="eastAsia"/>
              </w:rPr>
              <w:t>镜头规格</w:t>
            </w:r>
          </w:p>
        </w:tc>
        <w:tc>
          <w:tcPr>
            <w:tcW w:w="4148" w:type="dxa"/>
            <w:vAlign w:val="center"/>
          </w:tcPr>
          <w:p w14:paraId="4A54937B" w14:textId="77777777" w:rsidR="00E240AA" w:rsidRDefault="00985EBA">
            <w:pPr>
              <w:pStyle w:val="a3"/>
              <w:jc w:val="center"/>
            </w:pPr>
            <w:r>
              <w:rPr>
                <w:rFonts w:hint="eastAsia"/>
              </w:rPr>
              <w:t>10</w:t>
            </w:r>
            <w:r>
              <w:rPr>
                <w:rFonts w:hint="eastAsia"/>
              </w:rPr>
              <w:t>倍变焦</w:t>
            </w:r>
            <w:r>
              <w:rPr>
                <w:rFonts w:hint="eastAsia"/>
              </w:rPr>
              <w:t>(</w:t>
            </w:r>
            <w:r>
              <w:t xml:space="preserve">5-5-MM </w:t>
            </w:r>
            <w:r>
              <w:rPr>
                <w:rFonts w:hint="eastAsia"/>
              </w:rPr>
              <w:t>视角</w:t>
            </w:r>
            <w:r>
              <w:rPr>
                <w:rFonts w:hint="eastAsia"/>
              </w:rPr>
              <w:t>15-55</w:t>
            </w:r>
            <w:r>
              <w:rPr>
                <w:rFonts w:hint="eastAsia"/>
              </w:rPr>
              <w:t>度变焦</w:t>
            </w:r>
            <w:r>
              <w:t xml:space="preserve">) </w:t>
            </w:r>
          </w:p>
          <w:p w14:paraId="29AAA3C3" w14:textId="77777777" w:rsidR="00E240AA" w:rsidRDefault="00985EBA">
            <w:pPr>
              <w:pStyle w:val="a3"/>
              <w:jc w:val="center"/>
            </w:pPr>
            <w:r>
              <w:rPr>
                <w:rFonts w:hint="eastAsia"/>
              </w:rPr>
              <w:t>定焦</w:t>
            </w:r>
            <w:r>
              <w:rPr>
                <w:rFonts w:hint="eastAsia"/>
              </w:rPr>
              <w:t>(</w:t>
            </w:r>
            <w:r>
              <w:t>125</w:t>
            </w:r>
            <w:r>
              <w:rPr>
                <w:rFonts w:hint="eastAsia"/>
              </w:rPr>
              <w:t>度无畸变</w:t>
            </w:r>
            <w:r>
              <w:t>)</w:t>
            </w:r>
          </w:p>
        </w:tc>
      </w:tr>
      <w:tr w:rsidR="00E240AA" w14:paraId="0468702C" w14:textId="77777777">
        <w:trPr>
          <w:trHeight w:val="454"/>
          <w:jc w:val="center"/>
        </w:trPr>
        <w:tc>
          <w:tcPr>
            <w:tcW w:w="4148" w:type="dxa"/>
            <w:vAlign w:val="center"/>
          </w:tcPr>
          <w:p w14:paraId="02395A41" w14:textId="77777777" w:rsidR="00E240AA" w:rsidRDefault="00985EBA">
            <w:pPr>
              <w:pStyle w:val="a3"/>
              <w:jc w:val="center"/>
            </w:pPr>
            <w:r>
              <w:rPr>
                <w:rFonts w:hint="eastAsia"/>
              </w:rPr>
              <w:t>帧率</w:t>
            </w:r>
          </w:p>
        </w:tc>
        <w:tc>
          <w:tcPr>
            <w:tcW w:w="4148" w:type="dxa"/>
            <w:vAlign w:val="center"/>
          </w:tcPr>
          <w:p w14:paraId="6D482961" w14:textId="77777777" w:rsidR="00E240AA" w:rsidRDefault="00985EBA">
            <w:pPr>
              <w:pStyle w:val="a3"/>
              <w:jc w:val="center"/>
            </w:pPr>
            <w:r>
              <w:rPr>
                <w:rFonts w:hint="eastAsia"/>
              </w:rPr>
              <w:t>30</w:t>
            </w:r>
            <w:r>
              <w:rPr>
                <w:rFonts w:hint="eastAsia"/>
              </w:rPr>
              <w:t>帧</w:t>
            </w:r>
            <w:r>
              <w:rPr>
                <w:rFonts w:hint="eastAsia"/>
              </w:rPr>
              <w:t>/s</w:t>
            </w:r>
          </w:p>
        </w:tc>
      </w:tr>
      <w:tr w:rsidR="00E240AA" w14:paraId="4E3546CB" w14:textId="77777777">
        <w:trPr>
          <w:trHeight w:val="454"/>
          <w:jc w:val="center"/>
        </w:trPr>
        <w:tc>
          <w:tcPr>
            <w:tcW w:w="4148" w:type="dxa"/>
            <w:vAlign w:val="center"/>
          </w:tcPr>
          <w:p w14:paraId="35A3EAD4" w14:textId="77777777" w:rsidR="00E240AA" w:rsidRDefault="00985EBA">
            <w:pPr>
              <w:pStyle w:val="a3"/>
              <w:jc w:val="center"/>
            </w:pPr>
            <w:r>
              <w:rPr>
                <w:rFonts w:hint="eastAsia"/>
              </w:rPr>
              <w:t>兼容系统</w:t>
            </w:r>
          </w:p>
        </w:tc>
        <w:tc>
          <w:tcPr>
            <w:tcW w:w="4148" w:type="dxa"/>
            <w:vAlign w:val="center"/>
          </w:tcPr>
          <w:p w14:paraId="6C748C3F" w14:textId="77777777" w:rsidR="00E240AA" w:rsidRDefault="00985EBA">
            <w:pPr>
              <w:pStyle w:val="a3"/>
              <w:jc w:val="center"/>
            </w:pPr>
            <w:r>
              <w:rPr>
                <w:rFonts w:hint="eastAsia"/>
              </w:rPr>
              <w:t>Windows</w:t>
            </w:r>
            <w:r>
              <w:t>XP/ win7/8/10</w:t>
            </w:r>
          </w:p>
        </w:tc>
      </w:tr>
    </w:tbl>
    <w:p w14:paraId="6CE9C7F7" w14:textId="77777777" w:rsidR="00E240AA" w:rsidRDefault="00985EBA">
      <w:pPr>
        <w:pStyle w:val="af4"/>
        <w:numPr>
          <w:ilvl w:val="0"/>
          <w:numId w:val="2"/>
        </w:numPr>
        <w:ind w:firstLineChars="0"/>
        <w:rPr>
          <w:color w:val="000000" w:themeColor="text1"/>
        </w:rPr>
      </w:pPr>
      <w:r>
        <w:rPr>
          <w:rFonts w:hint="eastAsia"/>
          <w:color w:val="000000" w:themeColor="text1"/>
        </w:rPr>
        <w:t>夹具</w:t>
      </w:r>
    </w:p>
    <w:tbl>
      <w:tblPr>
        <w:tblStyle w:val="af1"/>
        <w:tblW w:w="0" w:type="auto"/>
        <w:jc w:val="center"/>
        <w:tblLook w:val="04A0" w:firstRow="1" w:lastRow="0" w:firstColumn="1" w:lastColumn="0" w:noHBand="0" w:noVBand="1"/>
      </w:tblPr>
      <w:tblGrid>
        <w:gridCol w:w="4148"/>
        <w:gridCol w:w="4148"/>
      </w:tblGrid>
      <w:tr w:rsidR="00E240AA" w14:paraId="18C7E46D" w14:textId="77777777">
        <w:trPr>
          <w:trHeight w:val="454"/>
          <w:jc w:val="center"/>
        </w:trPr>
        <w:tc>
          <w:tcPr>
            <w:tcW w:w="4148" w:type="dxa"/>
            <w:vAlign w:val="center"/>
          </w:tcPr>
          <w:p w14:paraId="5FA92FFC" w14:textId="77777777" w:rsidR="00E240AA" w:rsidRDefault="00985EBA">
            <w:pPr>
              <w:pStyle w:val="a3"/>
              <w:jc w:val="center"/>
            </w:pPr>
            <w:r>
              <w:rPr>
                <w:rFonts w:hint="eastAsia"/>
              </w:rPr>
              <w:t>型号</w:t>
            </w:r>
          </w:p>
        </w:tc>
        <w:tc>
          <w:tcPr>
            <w:tcW w:w="4148" w:type="dxa"/>
            <w:vAlign w:val="center"/>
          </w:tcPr>
          <w:p w14:paraId="78A2CE0E" w14:textId="77777777" w:rsidR="00E240AA" w:rsidRDefault="00985EBA">
            <w:pPr>
              <w:pStyle w:val="a3"/>
              <w:jc w:val="center"/>
            </w:pPr>
            <w:r>
              <w:rPr>
                <w:rFonts w:hint="eastAsia"/>
              </w:rPr>
              <w:t>基础相机夹持器</w:t>
            </w:r>
          </w:p>
        </w:tc>
      </w:tr>
      <w:tr w:rsidR="00E240AA" w14:paraId="35581E6D" w14:textId="77777777">
        <w:trPr>
          <w:trHeight w:val="454"/>
          <w:jc w:val="center"/>
        </w:trPr>
        <w:tc>
          <w:tcPr>
            <w:tcW w:w="4148" w:type="dxa"/>
            <w:vAlign w:val="center"/>
          </w:tcPr>
          <w:p w14:paraId="4792EE75" w14:textId="77777777" w:rsidR="00E240AA" w:rsidRDefault="00985EBA">
            <w:pPr>
              <w:pStyle w:val="a3"/>
              <w:jc w:val="center"/>
            </w:pPr>
            <w:r>
              <w:rPr>
                <w:rFonts w:hint="eastAsia"/>
              </w:rPr>
              <w:t>最大相机加持宽度</w:t>
            </w:r>
          </w:p>
        </w:tc>
        <w:tc>
          <w:tcPr>
            <w:tcW w:w="4148" w:type="dxa"/>
            <w:vAlign w:val="center"/>
          </w:tcPr>
          <w:p w14:paraId="6AD2D591" w14:textId="77777777" w:rsidR="00E240AA" w:rsidRDefault="00985EBA">
            <w:pPr>
              <w:pStyle w:val="a3"/>
              <w:jc w:val="center"/>
            </w:pPr>
            <w:r>
              <w:rPr>
                <w:rFonts w:hint="eastAsia"/>
              </w:rPr>
              <w:t>70mm</w:t>
            </w:r>
          </w:p>
        </w:tc>
      </w:tr>
    </w:tbl>
    <w:p w14:paraId="10941417" w14:textId="77777777" w:rsidR="00E240AA" w:rsidRDefault="00985EBA">
      <w:pPr>
        <w:pStyle w:val="af4"/>
        <w:numPr>
          <w:ilvl w:val="0"/>
          <w:numId w:val="2"/>
        </w:numPr>
        <w:ind w:firstLineChars="0"/>
        <w:rPr>
          <w:color w:val="000000" w:themeColor="text1"/>
        </w:rPr>
      </w:pPr>
      <w:r>
        <w:rPr>
          <w:rFonts w:hint="eastAsia"/>
          <w:color w:val="000000" w:themeColor="text1"/>
        </w:rPr>
        <w:t>主机，显示器</w:t>
      </w:r>
    </w:p>
    <w:tbl>
      <w:tblPr>
        <w:tblStyle w:val="af1"/>
        <w:tblW w:w="0" w:type="auto"/>
        <w:jc w:val="center"/>
        <w:tblLook w:val="04A0" w:firstRow="1" w:lastRow="0" w:firstColumn="1" w:lastColumn="0" w:noHBand="0" w:noVBand="1"/>
      </w:tblPr>
      <w:tblGrid>
        <w:gridCol w:w="4148"/>
        <w:gridCol w:w="4148"/>
      </w:tblGrid>
      <w:tr w:rsidR="00E240AA" w14:paraId="09C38324" w14:textId="77777777">
        <w:trPr>
          <w:trHeight w:val="454"/>
          <w:jc w:val="center"/>
        </w:trPr>
        <w:tc>
          <w:tcPr>
            <w:tcW w:w="4148" w:type="dxa"/>
            <w:vAlign w:val="center"/>
          </w:tcPr>
          <w:p w14:paraId="1BD37DB1" w14:textId="77777777" w:rsidR="00E240AA" w:rsidRDefault="00985EBA">
            <w:pPr>
              <w:pStyle w:val="a3"/>
              <w:jc w:val="center"/>
            </w:pPr>
            <w:r>
              <w:rPr>
                <w:rFonts w:hint="eastAsia"/>
              </w:rPr>
              <w:t>CPU</w:t>
            </w:r>
          </w:p>
        </w:tc>
        <w:tc>
          <w:tcPr>
            <w:tcW w:w="4148" w:type="dxa"/>
            <w:vAlign w:val="center"/>
          </w:tcPr>
          <w:p w14:paraId="1B899FC8" w14:textId="77777777" w:rsidR="00E240AA" w:rsidRDefault="00985EBA">
            <w:pPr>
              <w:pStyle w:val="a3"/>
              <w:jc w:val="center"/>
            </w:pPr>
            <w:r>
              <w:rPr>
                <w:rFonts w:hint="eastAsia"/>
              </w:rPr>
              <w:t>AMD R9 3900X  12</w:t>
            </w:r>
            <w:r>
              <w:rPr>
                <w:rFonts w:hint="eastAsia"/>
              </w:rPr>
              <w:t>核心</w:t>
            </w:r>
            <w:r>
              <w:rPr>
                <w:rFonts w:hint="eastAsia"/>
              </w:rPr>
              <w:t>24</w:t>
            </w:r>
            <w:r>
              <w:rPr>
                <w:rFonts w:hint="eastAsia"/>
              </w:rPr>
              <w:t>线程</w:t>
            </w:r>
          </w:p>
        </w:tc>
      </w:tr>
      <w:tr w:rsidR="00E240AA" w14:paraId="576E9D67" w14:textId="77777777">
        <w:trPr>
          <w:trHeight w:val="454"/>
          <w:jc w:val="center"/>
        </w:trPr>
        <w:tc>
          <w:tcPr>
            <w:tcW w:w="4148" w:type="dxa"/>
            <w:vAlign w:val="center"/>
          </w:tcPr>
          <w:p w14:paraId="2C8ABA7F" w14:textId="77777777" w:rsidR="00E240AA" w:rsidRDefault="00985EBA">
            <w:pPr>
              <w:pStyle w:val="a3"/>
              <w:jc w:val="center"/>
            </w:pPr>
            <w:r>
              <w:rPr>
                <w:rFonts w:hint="eastAsia"/>
              </w:rPr>
              <w:t>主板</w:t>
            </w:r>
          </w:p>
        </w:tc>
        <w:tc>
          <w:tcPr>
            <w:tcW w:w="4148" w:type="dxa"/>
            <w:vAlign w:val="center"/>
          </w:tcPr>
          <w:p w14:paraId="61215960" w14:textId="77777777" w:rsidR="00E240AA" w:rsidRDefault="00985EBA">
            <w:pPr>
              <w:pStyle w:val="a3"/>
              <w:jc w:val="center"/>
            </w:pPr>
            <w:r>
              <w:rPr>
                <w:rFonts w:hint="eastAsia"/>
              </w:rPr>
              <w:t>微星</w:t>
            </w:r>
            <w:r>
              <w:rPr>
                <w:rFonts w:hint="eastAsia"/>
              </w:rPr>
              <w:t xml:space="preserve"> X570 EDGE WIFI</w:t>
            </w:r>
          </w:p>
        </w:tc>
      </w:tr>
      <w:tr w:rsidR="00E240AA" w14:paraId="1D82EBCF" w14:textId="77777777">
        <w:trPr>
          <w:trHeight w:val="454"/>
          <w:jc w:val="center"/>
        </w:trPr>
        <w:tc>
          <w:tcPr>
            <w:tcW w:w="4148" w:type="dxa"/>
            <w:vAlign w:val="center"/>
          </w:tcPr>
          <w:p w14:paraId="499956FA" w14:textId="77777777" w:rsidR="00E240AA" w:rsidRDefault="00985EBA">
            <w:pPr>
              <w:pStyle w:val="a3"/>
              <w:jc w:val="center"/>
            </w:pPr>
            <w:r>
              <w:rPr>
                <w:rFonts w:hint="eastAsia"/>
              </w:rPr>
              <w:t>显卡</w:t>
            </w:r>
          </w:p>
        </w:tc>
        <w:tc>
          <w:tcPr>
            <w:tcW w:w="4148" w:type="dxa"/>
            <w:vAlign w:val="center"/>
          </w:tcPr>
          <w:p w14:paraId="1AAA9781" w14:textId="77777777" w:rsidR="00E240AA" w:rsidRDefault="00985EBA">
            <w:pPr>
              <w:pStyle w:val="a3"/>
              <w:jc w:val="center"/>
            </w:pPr>
            <w:r>
              <w:rPr>
                <w:rFonts w:hint="eastAsia"/>
              </w:rPr>
              <w:t>铭瑄</w:t>
            </w:r>
            <w:r>
              <w:rPr>
                <w:rFonts w:hint="eastAsia"/>
              </w:rPr>
              <w:t xml:space="preserve"> 1660S- 6Gb</w:t>
            </w:r>
            <w:r>
              <w:rPr>
                <w:rFonts w:hint="eastAsia"/>
              </w:rPr>
              <w:t>显存</w:t>
            </w:r>
          </w:p>
        </w:tc>
      </w:tr>
      <w:tr w:rsidR="00E240AA" w14:paraId="14BC0B37" w14:textId="77777777">
        <w:trPr>
          <w:trHeight w:val="454"/>
          <w:jc w:val="center"/>
        </w:trPr>
        <w:tc>
          <w:tcPr>
            <w:tcW w:w="4148" w:type="dxa"/>
            <w:vAlign w:val="center"/>
          </w:tcPr>
          <w:p w14:paraId="429D23AA" w14:textId="77777777" w:rsidR="00E240AA" w:rsidRDefault="00985EBA">
            <w:pPr>
              <w:pStyle w:val="a3"/>
              <w:jc w:val="center"/>
            </w:pPr>
            <w:r>
              <w:rPr>
                <w:rFonts w:hint="eastAsia"/>
              </w:rPr>
              <w:t>内存</w:t>
            </w:r>
          </w:p>
        </w:tc>
        <w:tc>
          <w:tcPr>
            <w:tcW w:w="4148" w:type="dxa"/>
            <w:vAlign w:val="center"/>
          </w:tcPr>
          <w:p w14:paraId="216E04D4" w14:textId="77777777" w:rsidR="00E240AA" w:rsidRDefault="00985EBA">
            <w:pPr>
              <w:pStyle w:val="a3"/>
              <w:jc w:val="center"/>
            </w:pPr>
            <w:r>
              <w:rPr>
                <w:rFonts w:hint="eastAsia"/>
              </w:rPr>
              <w:t>金士顿</w:t>
            </w:r>
            <w:r>
              <w:rPr>
                <w:rFonts w:hint="eastAsia"/>
              </w:rPr>
              <w:t xml:space="preserve"> 16G*2 3200MHz</w:t>
            </w:r>
          </w:p>
        </w:tc>
      </w:tr>
      <w:tr w:rsidR="00E240AA" w14:paraId="2AADBD32" w14:textId="77777777">
        <w:trPr>
          <w:trHeight w:val="454"/>
          <w:jc w:val="center"/>
        </w:trPr>
        <w:tc>
          <w:tcPr>
            <w:tcW w:w="4148" w:type="dxa"/>
            <w:vAlign w:val="center"/>
          </w:tcPr>
          <w:p w14:paraId="0D06FA6D" w14:textId="77777777" w:rsidR="00E240AA" w:rsidRDefault="00985EBA">
            <w:pPr>
              <w:pStyle w:val="a3"/>
              <w:jc w:val="center"/>
            </w:pPr>
            <w:r>
              <w:rPr>
                <w:rFonts w:hint="eastAsia"/>
              </w:rPr>
              <w:t>固态硬盘</w:t>
            </w:r>
          </w:p>
        </w:tc>
        <w:tc>
          <w:tcPr>
            <w:tcW w:w="4148" w:type="dxa"/>
            <w:vAlign w:val="center"/>
          </w:tcPr>
          <w:p w14:paraId="5FC1D8F9" w14:textId="77777777" w:rsidR="00E240AA" w:rsidRDefault="00985EBA">
            <w:pPr>
              <w:pStyle w:val="a3"/>
              <w:jc w:val="center"/>
            </w:pPr>
            <w:r>
              <w:rPr>
                <w:rFonts w:hint="eastAsia"/>
              </w:rPr>
              <w:t>西部数据</w:t>
            </w:r>
            <w:r>
              <w:rPr>
                <w:rFonts w:hint="eastAsia"/>
              </w:rPr>
              <w:t>512G</w:t>
            </w:r>
          </w:p>
        </w:tc>
      </w:tr>
      <w:tr w:rsidR="00E240AA" w14:paraId="47053FE1" w14:textId="77777777">
        <w:trPr>
          <w:trHeight w:val="454"/>
          <w:jc w:val="center"/>
        </w:trPr>
        <w:tc>
          <w:tcPr>
            <w:tcW w:w="4148" w:type="dxa"/>
            <w:vAlign w:val="center"/>
          </w:tcPr>
          <w:p w14:paraId="664000DA" w14:textId="77777777" w:rsidR="00E240AA" w:rsidRDefault="00985EBA">
            <w:pPr>
              <w:pStyle w:val="a3"/>
              <w:jc w:val="center"/>
            </w:pPr>
            <w:r>
              <w:rPr>
                <w:rFonts w:hint="eastAsia"/>
              </w:rPr>
              <w:t>机械硬盘</w:t>
            </w:r>
          </w:p>
        </w:tc>
        <w:tc>
          <w:tcPr>
            <w:tcW w:w="4148" w:type="dxa"/>
            <w:vAlign w:val="center"/>
          </w:tcPr>
          <w:p w14:paraId="406D954B" w14:textId="77777777" w:rsidR="00E240AA" w:rsidRDefault="00985EBA">
            <w:pPr>
              <w:pStyle w:val="a3"/>
              <w:jc w:val="center"/>
            </w:pPr>
            <w:r>
              <w:rPr>
                <w:rFonts w:hint="eastAsia"/>
              </w:rPr>
              <w:t>东芝</w:t>
            </w:r>
            <w:r>
              <w:rPr>
                <w:rFonts w:hint="eastAsia"/>
              </w:rPr>
              <w:t xml:space="preserve"> P300 2T</w:t>
            </w:r>
          </w:p>
        </w:tc>
      </w:tr>
      <w:tr w:rsidR="00E240AA" w14:paraId="663B191E" w14:textId="77777777">
        <w:trPr>
          <w:trHeight w:val="454"/>
          <w:jc w:val="center"/>
        </w:trPr>
        <w:tc>
          <w:tcPr>
            <w:tcW w:w="4148" w:type="dxa"/>
            <w:vAlign w:val="center"/>
          </w:tcPr>
          <w:p w14:paraId="2F706837" w14:textId="77777777" w:rsidR="00E240AA" w:rsidRDefault="00985EBA">
            <w:pPr>
              <w:pStyle w:val="a3"/>
              <w:jc w:val="center"/>
            </w:pPr>
            <w:r>
              <w:rPr>
                <w:rFonts w:hint="eastAsia"/>
              </w:rPr>
              <w:t>电源</w:t>
            </w:r>
          </w:p>
        </w:tc>
        <w:tc>
          <w:tcPr>
            <w:tcW w:w="4148" w:type="dxa"/>
            <w:vAlign w:val="center"/>
          </w:tcPr>
          <w:p w14:paraId="065AD8C8" w14:textId="77777777" w:rsidR="00E240AA" w:rsidRDefault="00985EBA">
            <w:pPr>
              <w:pStyle w:val="a3"/>
              <w:jc w:val="center"/>
            </w:pPr>
            <w:r>
              <w:rPr>
                <w:rFonts w:hint="eastAsia"/>
              </w:rPr>
              <w:t>振华</w:t>
            </w:r>
            <w:r>
              <w:rPr>
                <w:rFonts w:hint="eastAsia"/>
              </w:rPr>
              <w:t xml:space="preserve"> SUPERFLOWER 650W</w:t>
            </w:r>
          </w:p>
        </w:tc>
      </w:tr>
      <w:tr w:rsidR="00E240AA" w14:paraId="04C37276" w14:textId="77777777">
        <w:trPr>
          <w:trHeight w:val="454"/>
          <w:jc w:val="center"/>
        </w:trPr>
        <w:tc>
          <w:tcPr>
            <w:tcW w:w="4148" w:type="dxa"/>
            <w:vAlign w:val="center"/>
          </w:tcPr>
          <w:p w14:paraId="043F710A" w14:textId="77777777" w:rsidR="00E240AA" w:rsidRDefault="00985EBA">
            <w:pPr>
              <w:pStyle w:val="a3"/>
              <w:jc w:val="center"/>
            </w:pPr>
            <w:r>
              <w:rPr>
                <w:rFonts w:hint="eastAsia"/>
              </w:rPr>
              <w:t>显示器</w:t>
            </w:r>
          </w:p>
        </w:tc>
        <w:tc>
          <w:tcPr>
            <w:tcW w:w="4148" w:type="dxa"/>
            <w:vAlign w:val="center"/>
          </w:tcPr>
          <w:p w14:paraId="10E037A5" w14:textId="77777777" w:rsidR="00E240AA" w:rsidRDefault="00985EBA">
            <w:pPr>
              <w:pStyle w:val="a3"/>
              <w:jc w:val="center"/>
            </w:pPr>
            <w:r>
              <w:rPr>
                <w:rFonts w:hint="eastAsia"/>
              </w:rPr>
              <w:t>AOC 23.8</w:t>
            </w:r>
            <w:r>
              <w:rPr>
                <w:rFonts w:hint="eastAsia"/>
              </w:rPr>
              <w:t>英寸</w:t>
            </w:r>
            <w:r>
              <w:rPr>
                <w:rFonts w:hint="eastAsia"/>
              </w:rPr>
              <w:t xml:space="preserve"> IPS 2K</w:t>
            </w:r>
          </w:p>
        </w:tc>
      </w:tr>
    </w:tbl>
    <w:p w14:paraId="590AD136" w14:textId="77777777" w:rsidR="00E240AA" w:rsidRDefault="00E240AA">
      <w:pPr>
        <w:pStyle w:val="af4"/>
        <w:ind w:firstLineChars="0" w:firstLine="0"/>
        <w:rPr>
          <w:rFonts w:ascii="黑体" w:eastAsia="黑体" w:hAnsi="黑体"/>
          <w:szCs w:val="24"/>
        </w:rPr>
      </w:pPr>
    </w:p>
    <w:p w14:paraId="0F08F53D" w14:textId="77777777" w:rsidR="00E240AA" w:rsidRDefault="00985EBA">
      <w:pPr>
        <w:outlineLvl w:val="1"/>
        <w:rPr>
          <w:rFonts w:ascii="黑体" w:eastAsia="黑体" w:hAnsi="黑体"/>
          <w:sz w:val="30"/>
          <w:szCs w:val="30"/>
        </w:rPr>
      </w:pPr>
      <w:bookmarkStart w:id="547" w:name="_Toc53933106"/>
      <w:bookmarkStart w:id="548" w:name="_Toc54018387"/>
      <w:bookmarkStart w:id="549" w:name="_Toc15571"/>
      <w:r>
        <w:rPr>
          <w:rFonts w:ascii="黑体" w:eastAsia="黑体" w:hAnsi="黑体" w:hint="eastAsia"/>
          <w:sz w:val="30"/>
          <w:szCs w:val="30"/>
        </w:rPr>
        <w:t>3.2硬件系统采集平台的设计</w:t>
      </w:r>
      <w:bookmarkEnd w:id="547"/>
      <w:bookmarkEnd w:id="548"/>
      <w:bookmarkEnd w:id="549"/>
      <w:r>
        <w:rPr>
          <w:rFonts w:ascii="黑体" w:eastAsia="黑体" w:hAnsi="黑体"/>
          <w:sz w:val="30"/>
          <w:szCs w:val="30"/>
        </w:rPr>
        <w:t xml:space="preserve"> </w:t>
      </w:r>
    </w:p>
    <w:p w14:paraId="65B4D8DC" w14:textId="77777777" w:rsidR="00E240AA" w:rsidRDefault="00985EBA">
      <w:pPr>
        <w:ind w:firstLine="480"/>
      </w:pPr>
      <w:r>
        <w:rPr>
          <w:rFonts w:hint="eastAsia"/>
        </w:rPr>
        <w:t>目前商业化的增强现实设备通常价格昂贵，不耐磨损，如头盔显示器，虽然相比于其他硬件设备有优越的机动性，在增强现实中非常有前景，但其周边视野有限，影响操作安全，会扭曲</w:t>
      </w:r>
      <w:r>
        <w:t>3D</w:t>
      </w:r>
      <w:r>
        <w:rPr>
          <w:rFonts w:hint="eastAsia"/>
        </w:rPr>
        <w:t>图像，长时间使用甚至会引起操作人员的不适，也很难应对工况复杂的生产环境。</w:t>
      </w:r>
    </w:p>
    <w:p w14:paraId="65F0567F" w14:textId="77777777" w:rsidR="00E240AA" w:rsidRDefault="00985EBA">
      <w:pPr>
        <w:ind w:firstLine="480"/>
      </w:pPr>
      <w:r>
        <w:rPr>
          <w:rFonts w:hint="eastAsia"/>
        </w:rPr>
        <w:t>设计搭建可拆卸的视频采集平台，如图</w:t>
      </w:r>
      <w:r>
        <w:rPr>
          <w:rFonts w:hint="eastAsia"/>
        </w:rPr>
        <w:t>3.3</w:t>
      </w:r>
      <w:r>
        <w:rPr>
          <w:rFonts w:hint="eastAsia"/>
        </w:rPr>
        <w:t>为设计的采集平台效果图，图</w:t>
      </w:r>
      <w:r>
        <w:rPr>
          <w:rFonts w:hint="eastAsia"/>
        </w:rPr>
        <w:t>3.4</w:t>
      </w:r>
      <w:r>
        <w:rPr>
          <w:rFonts w:hint="eastAsia"/>
        </w:rPr>
        <w:t>为采集平台的硬件组成。采集平台由铝制型材搭建，整体设计为龙门结构。龙门由一个横梁和两个立柱构成，立柱和横梁可以在型材的滑槽中前后移动或上下升</w:t>
      </w:r>
      <w:r>
        <w:rPr>
          <w:rFonts w:hint="eastAsia"/>
        </w:rPr>
        <w:lastRenderedPageBreak/>
        <w:t>降并由角件和滑块螺栓进行固定，使其可以进行</w:t>
      </w:r>
      <w:r>
        <w:rPr>
          <w:rFonts w:hint="eastAsia"/>
        </w:rPr>
        <w:t>x</w:t>
      </w:r>
      <w:r>
        <w:rPr>
          <w:rFonts w:hint="eastAsia"/>
        </w:rPr>
        <w:t>，</w:t>
      </w:r>
      <w:r>
        <w:rPr>
          <w:rFonts w:hint="eastAsia"/>
        </w:rPr>
        <w:t>y</w:t>
      </w:r>
      <w:r>
        <w:rPr>
          <w:rFonts w:hint="eastAsia"/>
        </w:rPr>
        <w:t>，</w:t>
      </w:r>
      <w:r>
        <w:rPr>
          <w:rFonts w:hint="eastAsia"/>
        </w:rPr>
        <w:t>z</w:t>
      </w:r>
      <w:r>
        <w:rPr>
          <w:rFonts w:hint="eastAsia"/>
        </w:rPr>
        <w:t>多自由度的视场调节。在横梁和立柱上安装合适功率的</w:t>
      </w:r>
      <w:r>
        <w:rPr>
          <w:rFonts w:hint="eastAsia"/>
        </w:rPr>
        <w:t>LED</w:t>
      </w:r>
      <w:r>
        <w:rPr>
          <w:rFonts w:hint="eastAsia"/>
        </w:rPr>
        <w:t>灯管，保证维修过程光线充足。底板拟采用亚光材料，减少光线反射等环境因素对视频采集的影响。</w:t>
      </w:r>
    </w:p>
    <w:p w14:paraId="50333987" w14:textId="77777777" w:rsidR="00E240AA" w:rsidRDefault="00985EBA">
      <w:pPr>
        <w:ind w:firstLine="480"/>
      </w:pPr>
      <w:r>
        <w:rPr>
          <w:rFonts w:hint="eastAsia"/>
        </w:rPr>
        <w:t>采集工具为两个</w:t>
      </w:r>
      <w:r>
        <w:rPr>
          <w:rFonts w:hint="eastAsia"/>
        </w:rPr>
        <w:t>RGB</w:t>
      </w:r>
      <w:r>
        <w:rPr>
          <w:rFonts w:hint="eastAsia"/>
        </w:rPr>
        <w:t>摄像机，分别定义为识别摄像头和</w:t>
      </w:r>
      <w:r>
        <w:rPr>
          <w:rFonts w:hint="eastAsia"/>
        </w:rPr>
        <w:t>AR</w:t>
      </w:r>
      <w:r>
        <w:rPr>
          <w:rFonts w:hint="eastAsia"/>
        </w:rPr>
        <w:t>摄像头。识别摄像头自上而下拍摄，通过夹具固定在龙门的横梁上。</w:t>
      </w:r>
      <w:r>
        <w:rPr>
          <w:rFonts w:hint="eastAsia"/>
        </w:rPr>
        <w:t>AR</w:t>
      </w:r>
      <w:r>
        <w:rPr>
          <w:rFonts w:hint="eastAsia"/>
        </w:rPr>
        <w:t>摄像头固定在三脚架上，从维修人员的角度进行维修过程的视频帧采集，增加观看的沉浸感。</w:t>
      </w:r>
    </w:p>
    <w:p w14:paraId="5832BF64" w14:textId="77777777" w:rsidR="00E240AA" w:rsidRDefault="00985EBA">
      <w:pPr>
        <w:pStyle w:val="af4"/>
        <w:ind w:firstLine="480"/>
        <w:jc w:val="center"/>
        <w:rPr>
          <w:rFonts w:ascii="宋体" w:hAnsi="宋体"/>
          <w:szCs w:val="24"/>
        </w:rPr>
      </w:pPr>
      <w:r>
        <w:rPr>
          <w:noProof/>
        </w:rPr>
        <w:drawing>
          <wp:inline distT="0" distB="0" distL="114300" distR="114300" wp14:anchorId="4E81F1DE" wp14:editId="6A28A4F7">
            <wp:extent cx="2606040" cy="2461260"/>
            <wp:effectExtent l="0" t="0" r="0"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2606040" cy="2461260"/>
                    </a:xfrm>
                    <a:prstGeom prst="rect">
                      <a:avLst/>
                    </a:prstGeom>
                    <a:noFill/>
                    <a:ln>
                      <a:noFill/>
                    </a:ln>
                  </pic:spPr>
                </pic:pic>
              </a:graphicData>
            </a:graphic>
          </wp:inline>
        </w:drawing>
      </w:r>
    </w:p>
    <w:p w14:paraId="2DE546E1" w14:textId="77777777" w:rsidR="00E240AA" w:rsidRDefault="00985EBA">
      <w:pPr>
        <w:pStyle w:val="af4"/>
        <w:jc w:val="center"/>
        <w:rPr>
          <w:rFonts w:ascii="黑体" w:eastAsia="黑体" w:hAnsi="黑体"/>
          <w:sz w:val="21"/>
          <w:szCs w:val="21"/>
        </w:rPr>
      </w:pPr>
      <w:r>
        <w:rPr>
          <w:rFonts w:ascii="黑体" w:eastAsia="黑体" w:hAnsi="黑体" w:hint="eastAsia"/>
          <w:sz w:val="21"/>
          <w:szCs w:val="21"/>
        </w:rPr>
        <w:t>图3.3 维修视频的硬件系统组成结构图</w:t>
      </w:r>
    </w:p>
    <w:p w14:paraId="4FDD00A0" w14:textId="77777777" w:rsidR="00E240AA" w:rsidRDefault="00985EBA">
      <w:pPr>
        <w:pStyle w:val="af4"/>
        <w:ind w:firstLine="480"/>
        <w:rPr>
          <w:rFonts w:ascii="宋体" w:hAnsi="宋体"/>
          <w:szCs w:val="24"/>
        </w:rPr>
      </w:pPr>
      <w:r>
        <w:rPr>
          <w:rFonts w:hint="eastAsia"/>
        </w:rPr>
        <w:t>设计搭建的视频采集平台因具有可拆卸、质量轻、可便携移动、对环境有很强的适应能力等特性</w:t>
      </w:r>
      <w:r>
        <w:rPr>
          <w:rFonts w:ascii="宋体" w:hAnsi="宋体" w:hint="eastAsia"/>
          <w:szCs w:val="24"/>
        </w:rPr>
        <w:t>。</w:t>
      </w:r>
    </w:p>
    <w:p w14:paraId="6C6DE0A0" w14:textId="77777777" w:rsidR="00E240AA" w:rsidRDefault="00E240AA">
      <w:pPr>
        <w:pStyle w:val="af4"/>
        <w:ind w:firstLine="480"/>
        <w:rPr>
          <w:rFonts w:ascii="宋体" w:hAnsi="宋体"/>
          <w:szCs w:val="24"/>
        </w:rPr>
      </w:pPr>
    </w:p>
    <w:p w14:paraId="4E4F468C" w14:textId="77777777" w:rsidR="00E240AA" w:rsidRDefault="00985EBA">
      <w:pPr>
        <w:outlineLvl w:val="1"/>
        <w:rPr>
          <w:rFonts w:ascii="黑体" w:eastAsia="黑体" w:hAnsi="黑体"/>
          <w:sz w:val="30"/>
          <w:szCs w:val="30"/>
        </w:rPr>
      </w:pPr>
      <w:bookmarkStart w:id="550" w:name="_Toc53933107"/>
      <w:bookmarkStart w:id="551" w:name="_Toc54018388"/>
      <w:bookmarkStart w:id="552" w:name="_Toc5481"/>
      <w:r>
        <w:rPr>
          <w:rFonts w:ascii="黑体" w:eastAsia="黑体" w:hAnsi="黑体" w:hint="eastAsia"/>
          <w:sz w:val="30"/>
          <w:szCs w:val="30"/>
        </w:rPr>
        <w:t>3.3软件系统的设计</w:t>
      </w:r>
      <w:bookmarkEnd w:id="550"/>
      <w:bookmarkEnd w:id="551"/>
      <w:bookmarkEnd w:id="552"/>
    </w:p>
    <w:p w14:paraId="52523C67" w14:textId="77777777" w:rsidR="00E240AA" w:rsidRDefault="00985EBA">
      <w:pPr>
        <w:outlineLvl w:val="2"/>
        <w:rPr>
          <w:rFonts w:ascii="黑体" w:eastAsia="黑体" w:hAnsi="黑体"/>
          <w:sz w:val="30"/>
          <w:szCs w:val="30"/>
        </w:rPr>
      </w:pPr>
      <w:bookmarkStart w:id="553" w:name="_Toc53933108"/>
      <w:bookmarkStart w:id="554" w:name="_Toc54018389"/>
      <w:r>
        <w:rPr>
          <w:rFonts w:ascii="黑体" w:eastAsia="黑体" w:hAnsi="黑体" w:hint="eastAsia"/>
          <w:sz w:val="30"/>
          <w:szCs w:val="30"/>
        </w:rPr>
        <w:t>3.3.1软件结构图</w:t>
      </w:r>
      <w:bookmarkEnd w:id="553"/>
      <w:bookmarkEnd w:id="554"/>
      <w:r>
        <w:rPr>
          <w:rFonts w:ascii="黑体" w:eastAsia="黑体" w:hAnsi="黑体"/>
          <w:sz w:val="30"/>
          <w:szCs w:val="30"/>
        </w:rPr>
        <w:t xml:space="preserve"> </w:t>
      </w:r>
    </w:p>
    <w:p w14:paraId="37E42990" w14:textId="77777777" w:rsidR="00E240AA" w:rsidRDefault="00985EBA">
      <w:pPr>
        <w:ind w:left="420" w:firstLine="480"/>
        <w:rPr>
          <w:rFonts w:ascii="宋体" w:hAnsi="宋体"/>
          <w:szCs w:val="24"/>
        </w:rPr>
      </w:pPr>
      <w:r>
        <w:rPr>
          <w:rFonts w:hint="eastAsia"/>
        </w:rPr>
        <w:t>本软件采用</w:t>
      </w:r>
      <w:r>
        <w:rPr>
          <w:rFonts w:hint="eastAsia"/>
        </w:rPr>
        <w:t>Qt</w:t>
      </w:r>
      <w:r>
        <w:rPr>
          <w:rFonts w:hint="eastAsia"/>
        </w:rPr>
        <w:t>架构，详细结构如图</w:t>
      </w:r>
      <w:r>
        <w:rPr>
          <w:rFonts w:hint="eastAsia"/>
        </w:rPr>
        <w:t>3.4</w:t>
      </w:r>
      <w:r>
        <w:rPr>
          <w:rFonts w:hint="eastAsia"/>
        </w:rPr>
        <w:t>示</w:t>
      </w:r>
      <w:r>
        <w:rPr>
          <w:rFonts w:ascii="宋体" w:hAnsi="宋体" w:hint="eastAsia"/>
          <w:szCs w:val="24"/>
        </w:rPr>
        <w:t>：</w:t>
      </w:r>
    </w:p>
    <w:p w14:paraId="471B539A" w14:textId="77777777" w:rsidR="00E240AA" w:rsidRDefault="00985EBA">
      <w:pPr>
        <w:ind w:firstLine="480"/>
        <w:jc w:val="center"/>
        <w:rPr>
          <w:rFonts w:ascii="黑体" w:eastAsia="黑体" w:hAnsi="黑体"/>
          <w:sz w:val="30"/>
          <w:szCs w:val="30"/>
        </w:rPr>
      </w:pPr>
      <w:bookmarkStart w:id="555" w:name="_Toc54018390"/>
      <w:bookmarkStart w:id="556" w:name="_Toc53933109"/>
      <w:r>
        <w:rPr>
          <w:noProof/>
        </w:rPr>
        <w:lastRenderedPageBreak/>
        <w:drawing>
          <wp:inline distT="0" distB="0" distL="0" distR="0" wp14:anchorId="344D9756" wp14:editId="1FB37E88">
            <wp:extent cx="4070350" cy="275145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152511" cy="2807372"/>
                    </a:xfrm>
                    <a:prstGeom prst="rect">
                      <a:avLst/>
                    </a:prstGeom>
                  </pic:spPr>
                </pic:pic>
              </a:graphicData>
            </a:graphic>
          </wp:inline>
        </w:drawing>
      </w:r>
      <w:bookmarkEnd w:id="555"/>
      <w:bookmarkEnd w:id="556"/>
    </w:p>
    <w:p w14:paraId="7E63100F" w14:textId="77777777" w:rsidR="00E240AA" w:rsidRDefault="00985EBA">
      <w:pPr>
        <w:pStyle w:val="af4"/>
        <w:ind w:firstLine="480"/>
        <w:jc w:val="center"/>
        <w:rPr>
          <w:rFonts w:ascii="黑体" w:eastAsia="黑体" w:hAnsi="黑体"/>
          <w:szCs w:val="21"/>
        </w:rPr>
      </w:pPr>
      <w:r>
        <w:rPr>
          <w:rFonts w:ascii="黑体" w:eastAsia="黑体" w:hAnsi="黑体" w:hint="eastAsia"/>
          <w:szCs w:val="21"/>
        </w:rPr>
        <w:t>图3.4</w:t>
      </w:r>
      <w:r>
        <w:rPr>
          <w:rFonts w:ascii="黑体" w:eastAsia="黑体" w:hAnsi="黑体"/>
          <w:szCs w:val="21"/>
        </w:rPr>
        <w:t xml:space="preserve"> </w:t>
      </w:r>
      <w:r>
        <w:rPr>
          <w:rFonts w:ascii="黑体" w:eastAsia="黑体" w:hAnsi="黑体" w:hint="eastAsia"/>
          <w:szCs w:val="21"/>
        </w:rPr>
        <w:t>软件结构图</w:t>
      </w:r>
    </w:p>
    <w:p w14:paraId="396C1CD7" w14:textId="77777777" w:rsidR="00E240AA" w:rsidRDefault="00E240AA">
      <w:pPr>
        <w:pStyle w:val="af4"/>
        <w:ind w:firstLine="480"/>
        <w:jc w:val="center"/>
        <w:rPr>
          <w:rFonts w:ascii="黑体" w:eastAsia="黑体" w:hAnsi="黑体"/>
          <w:szCs w:val="21"/>
        </w:rPr>
      </w:pPr>
    </w:p>
    <w:p w14:paraId="039B34A8" w14:textId="77777777" w:rsidR="00E240AA" w:rsidRDefault="00985EBA">
      <w:pPr>
        <w:outlineLvl w:val="2"/>
        <w:rPr>
          <w:rFonts w:ascii="黑体" w:eastAsia="黑体" w:hAnsi="黑体"/>
          <w:color w:val="FF0000"/>
          <w:sz w:val="30"/>
          <w:szCs w:val="30"/>
        </w:rPr>
      </w:pPr>
      <w:r>
        <w:rPr>
          <w:rFonts w:ascii="黑体" w:eastAsia="黑体" w:hAnsi="黑体" w:hint="eastAsia"/>
          <w:sz w:val="30"/>
          <w:szCs w:val="30"/>
        </w:rPr>
        <w:t>3.3.2 系统模块逻辑流程图</w:t>
      </w:r>
    </w:p>
    <w:p w14:paraId="743FCE9F" w14:textId="34E1DAF8" w:rsidR="00E240AA" w:rsidRDefault="00201F14">
      <w:pPr>
        <w:jc w:val="center"/>
        <w:outlineLvl w:val="2"/>
        <w:rPr>
          <w:rFonts w:ascii="黑体" w:eastAsia="黑体" w:hAnsi="黑体"/>
          <w:sz w:val="30"/>
          <w:szCs w:val="30"/>
        </w:rPr>
      </w:pPr>
      <w:r>
        <w:rPr>
          <w:noProof/>
        </w:rPr>
        <w:drawing>
          <wp:inline distT="0" distB="0" distL="0" distR="0" wp14:anchorId="579A291E" wp14:editId="26C20E6F">
            <wp:extent cx="4686300" cy="36840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9230" cy="3686330"/>
                    </a:xfrm>
                    <a:prstGeom prst="rect">
                      <a:avLst/>
                    </a:prstGeom>
                  </pic:spPr>
                </pic:pic>
              </a:graphicData>
            </a:graphic>
          </wp:inline>
        </w:drawing>
      </w:r>
    </w:p>
    <w:p w14:paraId="4EE68F70" w14:textId="77777777" w:rsidR="00E240AA" w:rsidRDefault="00985EBA">
      <w:pPr>
        <w:pStyle w:val="af4"/>
        <w:ind w:firstLine="480"/>
        <w:jc w:val="center"/>
        <w:rPr>
          <w:rFonts w:ascii="黑体" w:eastAsia="黑体" w:hAnsi="黑体"/>
          <w:color w:val="000000" w:themeColor="text1"/>
          <w:szCs w:val="21"/>
        </w:rPr>
      </w:pPr>
      <w:r>
        <w:rPr>
          <w:rFonts w:ascii="黑体" w:eastAsia="黑体" w:hAnsi="黑体" w:hint="eastAsia"/>
          <w:color w:val="000000" w:themeColor="text1"/>
          <w:szCs w:val="21"/>
        </w:rPr>
        <w:t>图3.5系统运行流程图</w:t>
      </w:r>
    </w:p>
    <w:p w14:paraId="7E19A841" w14:textId="77777777" w:rsidR="00E240AA" w:rsidRDefault="00E240AA">
      <w:pPr>
        <w:jc w:val="center"/>
        <w:outlineLvl w:val="2"/>
        <w:rPr>
          <w:rFonts w:ascii="黑体" w:eastAsia="黑体" w:hAnsi="黑体"/>
          <w:sz w:val="30"/>
          <w:szCs w:val="30"/>
        </w:rPr>
      </w:pPr>
    </w:p>
    <w:p w14:paraId="3958CD62" w14:textId="77777777" w:rsidR="00E240AA" w:rsidRDefault="00985EBA">
      <w:pPr>
        <w:pStyle w:val="af4"/>
        <w:ind w:firstLine="480"/>
        <w:jc w:val="left"/>
      </w:pPr>
      <w:r>
        <w:rPr>
          <w:noProof/>
        </w:rPr>
        <w:lastRenderedPageBreak/>
        <w:drawing>
          <wp:inline distT="0" distB="0" distL="114300" distR="114300" wp14:anchorId="4409FB67" wp14:editId="4DFE69A5">
            <wp:extent cx="5689600" cy="6179820"/>
            <wp:effectExtent l="0" t="0" r="1016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5689600" cy="6179820"/>
                    </a:xfrm>
                    <a:prstGeom prst="rect">
                      <a:avLst/>
                    </a:prstGeom>
                    <a:noFill/>
                    <a:ln>
                      <a:noFill/>
                    </a:ln>
                  </pic:spPr>
                </pic:pic>
              </a:graphicData>
            </a:graphic>
          </wp:inline>
        </w:drawing>
      </w:r>
    </w:p>
    <w:p w14:paraId="1ECC078A" w14:textId="77777777" w:rsidR="00E240AA" w:rsidRDefault="00985EBA">
      <w:pPr>
        <w:pStyle w:val="af4"/>
        <w:ind w:firstLine="480"/>
        <w:jc w:val="center"/>
        <w:rPr>
          <w:rFonts w:ascii="黑体" w:eastAsia="黑体" w:hAnsi="黑体"/>
          <w:color w:val="FF0000"/>
          <w:szCs w:val="21"/>
        </w:rPr>
      </w:pPr>
      <w:r>
        <w:rPr>
          <w:rFonts w:ascii="黑体" w:eastAsia="黑体" w:hAnsi="黑体" w:hint="eastAsia"/>
          <w:color w:val="000000" w:themeColor="text1"/>
          <w:szCs w:val="21"/>
        </w:rPr>
        <w:t>图3.6系统模块逻辑图</w:t>
      </w:r>
    </w:p>
    <w:p w14:paraId="1449F1EE" w14:textId="77777777" w:rsidR="00E240AA" w:rsidRDefault="00E240AA">
      <w:pPr>
        <w:pStyle w:val="af4"/>
        <w:ind w:firstLine="480"/>
        <w:rPr>
          <w:rFonts w:ascii="宋体" w:hAnsi="宋体" w:cs="宋体"/>
          <w:szCs w:val="24"/>
        </w:rPr>
      </w:pPr>
    </w:p>
    <w:p w14:paraId="73D30529" w14:textId="77777777" w:rsidR="00E240AA" w:rsidRDefault="00985EBA">
      <w:pPr>
        <w:outlineLvl w:val="2"/>
        <w:rPr>
          <w:rFonts w:ascii="黑体" w:eastAsia="黑体" w:hAnsi="黑体"/>
          <w:sz w:val="30"/>
          <w:szCs w:val="30"/>
        </w:rPr>
      </w:pPr>
      <w:bookmarkStart w:id="557" w:name="_Toc53933110"/>
      <w:bookmarkStart w:id="558" w:name="_Toc54018391"/>
      <w:r>
        <w:rPr>
          <w:rFonts w:ascii="黑体" w:eastAsia="黑体" w:hAnsi="黑体" w:hint="eastAsia"/>
          <w:sz w:val="30"/>
          <w:szCs w:val="30"/>
        </w:rPr>
        <w:t>3.3.3模块清单</w:t>
      </w:r>
      <w:bookmarkEnd w:id="557"/>
      <w:bookmarkEnd w:id="558"/>
    </w:p>
    <w:p w14:paraId="0179DD99" w14:textId="77777777" w:rsidR="00E240AA" w:rsidRDefault="00985EBA">
      <w:pPr>
        <w:ind w:firstLineChars="200" w:firstLine="480"/>
        <w:rPr>
          <w:color w:val="000000" w:themeColor="text1"/>
        </w:rPr>
      </w:pPr>
      <w:r>
        <w:rPr>
          <w:rFonts w:hint="eastAsia"/>
          <w:color w:val="000000" w:themeColor="text1"/>
        </w:rPr>
        <w:t>本系统的软件系统部分分为五个主要部分：维修视频标记信息管理模块、维修示教视频管理模块、维修物体三维跟踪注册模块、维修信息标记模块、系统功能模块。</w:t>
      </w:r>
    </w:p>
    <w:p w14:paraId="3B36F90B" w14:textId="77777777" w:rsidR="00E240AA" w:rsidRDefault="00985EBA">
      <w:pPr>
        <w:ind w:firstLineChars="200" w:firstLine="480"/>
      </w:pPr>
      <w:r>
        <w:rPr>
          <w:rFonts w:hint="eastAsia"/>
        </w:rPr>
        <w:t>代号说明：</w:t>
      </w:r>
    </w:p>
    <w:p w14:paraId="46FCF942" w14:textId="77777777" w:rsidR="00E240AA" w:rsidRDefault="00985EBA">
      <w:pPr>
        <w:ind w:firstLine="480"/>
      </w:pPr>
      <w:r>
        <w:rPr>
          <w:rFonts w:hint="eastAsia"/>
        </w:rPr>
        <w:t>RP</w:t>
      </w:r>
      <w:r>
        <w:rPr>
          <w:rFonts w:hint="eastAsia"/>
        </w:rPr>
        <w:t>：维修人员；</w:t>
      </w:r>
      <w:r>
        <w:rPr>
          <w:rFonts w:hint="eastAsia"/>
        </w:rPr>
        <w:t>DM</w:t>
      </w:r>
      <w:r>
        <w:rPr>
          <w:rFonts w:hint="eastAsia"/>
        </w:rPr>
        <w:t>：设计员；</w:t>
      </w:r>
      <w:r>
        <w:rPr>
          <w:rFonts w:hint="eastAsia"/>
        </w:rPr>
        <w:t xml:space="preserve"> SM</w:t>
      </w:r>
      <w:r>
        <w:rPr>
          <w:rFonts w:hint="eastAsia"/>
        </w:rPr>
        <w:t>：系统管理员；</w:t>
      </w:r>
      <w:r>
        <w:rPr>
          <w:rFonts w:hint="eastAsia"/>
        </w:rPr>
        <w:t>ALL</w:t>
      </w:r>
      <w:r>
        <w:rPr>
          <w:rFonts w:hint="eastAsia"/>
        </w:rPr>
        <w:t>：所有用户。</w:t>
      </w:r>
    </w:p>
    <w:p w14:paraId="71F32B3F" w14:textId="77777777" w:rsidR="00E240AA" w:rsidRDefault="00985EBA">
      <w:pPr>
        <w:ind w:firstLine="480"/>
      </w:pPr>
      <w:r>
        <w:rPr>
          <w:rFonts w:hint="eastAsia"/>
        </w:rPr>
        <w:t>ZSGC</w:t>
      </w:r>
      <w:r>
        <w:rPr>
          <w:rFonts w:hint="eastAsia"/>
        </w:rPr>
        <w:t>：分别指增、删、改、查</w:t>
      </w:r>
    </w:p>
    <w:p w14:paraId="18CEFAAA" w14:textId="77777777" w:rsidR="00E240AA" w:rsidRDefault="00985EBA">
      <w:r>
        <w:rPr>
          <w:rFonts w:hint="eastAsia"/>
        </w:rPr>
        <w:lastRenderedPageBreak/>
        <w:t>软件系统功能见下表。</w:t>
      </w:r>
    </w:p>
    <w:tbl>
      <w:tblPr>
        <w:tblStyle w:val="af1"/>
        <w:tblW w:w="0" w:type="auto"/>
        <w:tblLook w:val="04A0" w:firstRow="1" w:lastRow="0" w:firstColumn="1" w:lastColumn="0" w:noHBand="0" w:noVBand="1"/>
      </w:tblPr>
      <w:tblGrid>
        <w:gridCol w:w="2263"/>
        <w:gridCol w:w="3402"/>
        <w:gridCol w:w="2631"/>
      </w:tblGrid>
      <w:tr w:rsidR="00E240AA" w14:paraId="02D56739" w14:textId="77777777">
        <w:trPr>
          <w:trHeight w:val="454"/>
        </w:trPr>
        <w:tc>
          <w:tcPr>
            <w:tcW w:w="2263" w:type="dxa"/>
            <w:vAlign w:val="center"/>
          </w:tcPr>
          <w:p w14:paraId="5772F917" w14:textId="77777777" w:rsidR="00E240AA" w:rsidRDefault="00985EBA">
            <w:pPr>
              <w:pStyle w:val="a3"/>
            </w:pPr>
            <w:r>
              <w:rPr>
                <w:rFonts w:hint="eastAsia"/>
              </w:rPr>
              <w:t>编号</w:t>
            </w:r>
          </w:p>
        </w:tc>
        <w:tc>
          <w:tcPr>
            <w:tcW w:w="3402" w:type="dxa"/>
            <w:vAlign w:val="center"/>
          </w:tcPr>
          <w:p w14:paraId="70CABD12" w14:textId="77777777" w:rsidR="00E240AA" w:rsidRDefault="00985EBA">
            <w:pPr>
              <w:pStyle w:val="a3"/>
            </w:pPr>
            <w:r>
              <w:rPr>
                <w:rFonts w:hint="eastAsia"/>
              </w:rPr>
              <w:t>功能</w:t>
            </w:r>
          </w:p>
        </w:tc>
        <w:tc>
          <w:tcPr>
            <w:tcW w:w="2631" w:type="dxa"/>
            <w:vAlign w:val="center"/>
          </w:tcPr>
          <w:p w14:paraId="2CC453F3" w14:textId="77777777" w:rsidR="00E240AA" w:rsidRDefault="00985EBA">
            <w:pPr>
              <w:pStyle w:val="a3"/>
            </w:pPr>
            <w:r>
              <w:rPr>
                <w:rFonts w:hint="eastAsia"/>
              </w:rPr>
              <w:t>使用对象</w:t>
            </w:r>
            <w:r>
              <w:rPr>
                <w:rFonts w:hint="eastAsia"/>
              </w:rPr>
              <w:t xml:space="preserve"> </w:t>
            </w:r>
          </w:p>
        </w:tc>
      </w:tr>
      <w:tr w:rsidR="00E240AA" w14:paraId="26418FA6" w14:textId="77777777">
        <w:trPr>
          <w:trHeight w:val="454"/>
        </w:trPr>
        <w:tc>
          <w:tcPr>
            <w:tcW w:w="2263" w:type="dxa"/>
            <w:vAlign w:val="center"/>
          </w:tcPr>
          <w:p w14:paraId="4FE5B64B" w14:textId="77777777" w:rsidR="00E240AA" w:rsidRDefault="00985EBA">
            <w:pPr>
              <w:pStyle w:val="a3"/>
            </w:pPr>
            <w:r>
              <w:t>S01</w:t>
            </w:r>
          </w:p>
        </w:tc>
        <w:tc>
          <w:tcPr>
            <w:tcW w:w="6033" w:type="dxa"/>
            <w:gridSpan w:val="2"/>
            <w:vAlign w:val="center"/>
          </w:tcPr>
          <w:p w14:paraId="3A8F4B1E" w14:textId="77777777" w:rsidR="00E240AA" w:rsidRDefault="00985EBA">
            <w:pPr>
              <w:pStyle w:val="a3"/>
            </w:pPr>
            <w:r>
              <w:rPr>
                <w:rFonts w:hint="eastAsia"/>
              </w:rPr>
              <w:t>维修视频标记信息管理模块</w:t>
            </w:r>
          </w:p>
        </w:tc>
      </w:tr>
      <w:tr w:rsidR="00E240AA" w14:paraId="02335F27" w14:textId="77777777">
        <w:trPr>
          <w:trHeight w:val="454"/>
        </w:trPr>
        <w:tc>
          <w:tcPr>
            <w:tcW w:w="2263" w:type="dxa"/>
            <w:vAlign w:val="center"/>
          </w:tcPr>
          <w:p w14:paraId="3C308D4D" w14:textId="77777777" w:rsidR="00E240AA" w:rsidRDefault="00985EBA">
            <w:pPr>
              <w:pStyle w:val="a3"/>
            </w:pPr>
            <w:r>
              <w:t>S01-M01</w:t>
            </w:r>
          </w:p>
        </w:tc>
        <w:tc>
          <w:tcPr>
            <w:tcW w:w="3402" w:type="dxa"/>
            <w:vAlign w:val="center"/>
          </w:tcPr>
          <w:p w14:paraId="2DA98D14" w14:textId="77777777" w:rsidR="00E240AA" w:rsidRDefault="00985EBA">
            <w:pPr>
              <w:pStyle w:val="a3"/>
            </w:pPr>
            <w:r>
              <w:rPr>
                <w:rFonts w:hint="eastAsia"/>
              </w:rPr>
              <w:t>视频标记信息分类管理</w:t>
            </w:r>
          </w:p>
        </w:tc>
        <w:tc>
          <w:tcPr>
            <w:tcW w:w="2631" w:type="dxa"/>
            <w:vAlign w:val="center"/>
          </w:tcPr>
          <w:p w14:paraId="5C960464" w14:textId="77777777" w:rsidR="00E240AA" w:rsidRDefault="00985EBA">
            <w:pPr>
              <w:pStyle w:val="a3"/>
            </w:pPr>
            <w:r>
              <w:rPr>
                <w:rFonts w:hint="eastAsia"/>
              </w:rPr>
              <w:t>RP</w:t>
            </w:r>
            <w:r>
              <w:rPr>
                <w:rFonts w:hint="eastAsia"/>
              </w:rPr>
              <w:t>，</w:t>
            </w:r>
            <w:r>
              <w:rPr>
                <w:rFonts w:hint="eastAsia"/>
              </w:rPr>
              <w:t>DM</w:t>
            </w:r>
          </w:p>
        </w:tc>
      </w:tr>
      <w:tr w:rsidR="00E240AA" w14:paraId="3548D468" w14:textId="77777777">
        <w:trPr>
          <w:trHeight w:val="454"/>
        </w:trPr>
        <w:tc>
          <w:tcPr>
            <w:tcW w:w="2263" w:type="dxa"/>
            <w:vAlign w:val="center"/>
          </w:tcPr>
          <w:p w14:paraId="07D60116" w14:textId="77777777" w:rsidR="00E240AA" w:rsidRDefault="00985EBA">
            <w:pPr>
              <w:pStyle w:val="a3"/>
            </w:pPr>
            <w:r>
              <w:rPr>
                <w:rFonts w:hint="eastAsia"/>
              </w:rPr>
              <w:t>S01-M02</w:t>
            </w:r>
          </w:p>
        </w:tc>
        <w:tc>
          <w:tcPr>
            <w:tcW w:w="3402" w:type="dxa"/>
            <w:vAlign w:val="center"/>
          </w:tcPr>
          <w:p w14:paraId="37F45906" w14:textId="77777777" w:rsidR="00E240AA" w:rsidRDefault="00985EBA">
            <w:pPr>
              <w:pStyle w:val="a3"/>
            </w:pPr>
            <w:r>
              <w:rPr>
                <w:rFonts w:hint="eastAsia"/>
              </w:rPr>
              <w:t>视频标记信息查询、删除、编辑</w:t>
            </w:r>
          </w:p>
        </w:tc>
        <w:tc>
          <w:tcPr>
            <w:tcW w:w="2631" w:type="dxa"/>
            <w:vAlign w:val="center"/>
          </w:tcPr>
          <w:p w14:paraId="34081636" w14:textId="77777777" w:rsidR="00E240AA" w:rsidRDefault="00985EBA">
            <w:pPr>
              <w:pStyle w:val="a3"/>
            </w:pPr>
            <w:r>
              <w:rPr>
                <w:rFonts w:hint="eastAsia"/>
              </w:rPr>
              <w:t>RP</w:t>
            </w:r>
          </w:p>
        </w:tc>
      </w:tr>
      <w:tr w:rsidR="00E240AA" w14:paraId="0E7F37B1" w14:textId="77777777">
        <w:trPr>
          <w:trHeight w:val="454"/>
        </w:trPr>
        <w:tc>
          <w:tcPr>
            <w:tcW w:w="2263" w:type="dxa"/>
            <w:vAlign w:val="center"/>
          </w:tcPr>
          <w:p w14:paraId="46097BDD" w14:textId="77777777" w:rsidR="00E240AA" w:rsidRDefault="00985EBA">
            <w:pPr>
              <w:pStyle w:val="a3"/>
            </w:pPr>
            <w:r>
              <w:rPr>
                <w:rFonts w:hint="eastAsia"/>
              </w:rPr>
              <w:t>S02</w:t>
            </w:r>
          </w:p>
        </w:tc>
        <w:tc>
          <w:tcPr>
            <w:tcW w:w="6033" w:type="dxa"/>
            <w:gridSpan w:val="2"/>
            <w:vAlign w:val="center"/>
          </w:tcPr>
          <w:p w14:paraId="74E19E34" w14:textId="77777777" w:rsidR="00E240AA" w:rsidRDefault="00985EBA">
            <w:pPr>
              <w:pStyle w:val="a3"/>
            </w:pPr>
            <w:r>
              <w:rPr>
                <w:rFonts w:hint="eastAsia"/>
              </w:rPr>
              <w:t>维修示教视频管理模块</w:t>
            </w:r>
          </w:p>
        </w:tc>
      </w:tr>
      <w:tr w:rsidR="00E240AA" w14:paraId="5C8263F7" w14:textId="77777777">
        <w:trPr>
          <w:trHeight w:val="454"/>
        </w:trPr>
        <w:tc>
          <w:tcPr>
            <w:tcW w:w="2263" w:type="dxa"/>
            <w:vAlign w:val="center"/>
          </w:tcPr>
          <w:p w14:paraId="41882C16" w14:textId="77777777" w:rsidR="00E240AA" w:rsidRDefault="00985EBA">
            <w:pPr>
              <w:pStyle w:val="a3"/>
            </w:pPr>
            <w:r>
              <w:rPr>
                <w:rFonts w:hint="eastAsia"/>
              </w:rPr>
              <w:t>S02-M01</w:t>
            </w:r>
          </w:p>
        </w:tc>
        <w:tc>
          <w:tcPr>
            <w:tcW w:w="3402" w:type="dxa"/>
            <w:vAlign w:val="center"/>
          </w:tcPr>
          <w:p w14:paraId="201016F8" w14:textId="77777777" w:rsidR="00E240AA" w:rsidRDefault="00985EBA">
            <w:pPr>
              <w:pStyle w:val="a3"/>
            </w:pPr>
            <w:r>
              <w:rPr>
                <w:rFonts w:hint="eastAsia"/>
              </w:rPr>
              <w:t>示教视频分类管理</w:t>
            </w:r>
          </w:p>
        </w:tc>
        <w:tc>
          <w:tcPr>
            <w:tcW w:w="2631" w:type="dxa"/>
            <w:vAlign w:val="center"/>
          </w:tcPr>
          <w:p w14:paraId="244DECCE" w14:textId="77777777" w:rsidR="00E240AA" w:rsidRDefault="00985EBA">
            <w:pPr>
              <w:pStyle w:val="a3"/>
            </w:pPr>
            <w:r>
              <w:rPr>
                <w:rFonts w:hint="eastAsia"/>
              </w:rPr>
              <w:t>RP</w:t>
            </w:r>
          </w:p>
        </w:tc>
      </w:tr>
      <w:tr w:rsidR="00E240AA" w14:paraId="01CB8FA7" w14:textId="77777777">
        <w:trPr>
          <w:trHeight w:val="454"/>
        </w:trPr>
        <w:tc>
          <w:tcPr>
            <w:tcW w:w="2263" w:type="dxa"/>
            <w:vAlign w:val="center"/>
          </w:tcPr>
          <w:p w14:paraId="1141DF5D" w14:textId="77777777" w:rsidR="00E240AA" w:rsidRDefault="00985EBA">
            <w:pPr>
              <w:pStyle w:val="a3"/>
            </w:pPr>
            <w:r>
              <w:rPr>
                <w:rFonts w:hint="eastAsia"/>
              </w:rPr>
              <w:t>S02-M02</w:t>
            </w:r>
          </w:p>
        </w:tc>
        <w:tc>
          <w:tcPr>
            <w:tcW w:w="3402" w:type="dxa"/>
            <w:vAlign w:val="center"/>
          </w:tcPr>
          <w:p w14:paraId="2722A417" w14:textId="77777777" w:rsidR="00E240AA" w:rsidRDefault="00985EBA">
            <w:pPr>
              <w:pStyle w:val="a3"/>
            </w:pPr>
            <w:r>
              <w:rPr>
                <w:rFonts w:hint="eastAsia"/>
              </w:rPr>
              <w:t>视频的查删改</w:t>
            </w:r>
          </w:p>
        </w:tc>
        <w:tc>
          <w:tcPr>
            <w:tcW w:w="2631" w:type="dxa"/>
            <w:vAlign w:val="center"/>
          </w:tcPr>
          <w:p w14:paraId="76FDCDC2" w14:textId="77777777" w:rsidR="00E240AA" w:rsidRDefault="00985EBA">
            <w:pPr>
              <w:pStyle w:val="a3"/>
            </w:pPr>
            <w:r>
              <w:rPr>
                <w:rFonts w:hint="eastAsia"/>
              </w:rPr>
              <w:t>RP</w:t>
            </w:r>
          </w:p>
        </w:tc>
      </w:tr>
      <w:tr w:rsidR="00E240AA" w14:paraId="5B7D97D2" w14:textId="77777777">
        <w:trPr>
          <w:trHeight w:val="454"/>
        </w:trPr>
        <w:tc>
          <w:tcPr>
            <w:tcW w:w="2263" w:type="dxa"/>
            <w:vAlign w:val="center"/>
          </w:tcPr>
          <w:p w14:paraId="7952BD06" w14:textId="77777777" w:rsidR="00E240AA" w:rsidRDefault="00985EBA">
            <w:pPr>
              <w:pStyle w:val="a3"/>
            </w:pPr>
            <w:r>
              <w:rPr>
                <w:rFonts w:hint="eastAsia"/>
              </w:rPr>
              <w:t>S03</w:t>
            </w:r>
          </w:p>
        </w:tc>
        <w:tc>
          <w:tcPr>
            <w:tcW w:w="6033" w:type="dxa"/>
            <w:gridSpan w:val="2"/>
            <w:vAlign w:val="center"/>
          </w:tcPr>
          <w:p w14:paraId="762A9AB2" w14:textId="77777777" w:rsidR="00E240AA" w:rsidRDefault="00985EBA">
            <w:pPr>
              <w:pStyle w:val="a3"/>
            </w:pPr>
            <w:r>
              <w:rPr>
                <w:rFonts w:hint="eastAsia"/>
              </w:rPr>
              <w:t>维修三维跟踪注册模块</w:t>
            </w:r>
          </w:p>
        </w:tc>
      </w:tr>
      <w:tr w:rsidR="00E240AA" w14:paraId="0BCB8F76" w14:textId="77777777">
        <w:trPr>
          <w:trHeight w:val="454"/>
        </w:trPr>
        <w:tc>
          <w:tcPr>
            <w:tcW w:w="2263" w:type="dxa"/>
            <w:vAlign w:val="center"/>
          </w:tcPr>
          <w:p w14:paraId="7C36488C" w14:textId="77777777" w:rsidR="00E240AA" w:rsidRDefault="00985EBA">
            <w:pPr>
              <w:pStyle w:val="a3"/>
            </w:pPr>
            <w:r>
              <w:rPr>
                <w:rFonts w:hint="eastAsia"/>
              </w:rPr>
              <w:t>S03-M01</w:t>
            </w:r>
          </w:p>
        </w:tc>
        <w:tc>
          <w:tcPr>
            <w:tcW w:w="3402" w:type="dxa"/>
            <w:vAlign w:val="center"/>
          </w:tcPr>
          <w:p w14:paraId="498A2D54" w14:textId="77777777" w:rsidR="00E240AA" w:rsidRDefault="00985EBA">
            <w:pPr>
              <w:pStyle w:val="a3"/>
            </w:pPr>
            <w:r>
              <w:rPr>
                <w:rFonts w:hint="eastAsia"/>
              </w:rPr>
              <w:t>维修物体识别跟踪</w:t>
            </w:r>
          </w:p>
        </w:tc>
        <w:tc>
          <w:tcPr>
            <w:tcW w:w="2631" w:type="dxa"/>
            <w:vAlign w:val="center"/>
          </w:tcPr>
          <w:p w14:paraId="54F9BCC4" w14:textId="77777777" w:rsidR="00E240AA" w:rsidRDefault="00985EBA">
            <w:pPr>
              <w:pStyle w:val="a3"/>
            </w:pPr>
            <w:r>
              <w:rPr>
                <w:rFonts w:hint="eastAsia"/>
              </w:rPr>
              <w:t>系统</w:t>
            </w:r>
          </w:p>
        </w:tc>
      </w:tr>
      <w:tr w:rsidR="00E240AA" w14:paraId="0797F901" w14:textId="77777777">
        <w:trPr>
          <w:trHeight w:val="454"/>
        </w:trPr>
        <w:tc>
          <w:tcPr>
            <w:tcW w:w="2263" w:type="dxa"/>
            <w:vAlign w:val="center"/>
          </w:tcPr>
          <w:p w14:paraId="1B4B56B2" w14:textId="77777777" w:rsidR="00E240AA" w:rsidRDefault="00985EBA">
            <w:pPr>
              <w:pStyle w:val="a3"/>
            </w:pPr>
            <w:r>
              <w:rPr>
                <w:rFonts w:hint="eastAsia"/>
              </w:rPr>
              <w:t>S</w:t>
            </w:r>
            <w:r>
              <w:t>04</w:t>
            </w:r>
          </w:p>
        </w:tc>
        <w:tc>
          <w:tcPr>
            <w:tcW w:w="6033" w:type="dxa"/>
            <w:gridSpan w:val="2"/>
            <w:vAlign w:val="center"/>
          </w:tcPr>
          <w:p w14:paraId="3449A050" w14:textId="77777777" w:rsidR="00E240AA" w:rsidRDefault="00985EBA">
            <w:pPr>
              <w:pStyle w:val="a3"/>
            </w:pPr>
            <w:r>
              <w:rPr>
                <w:rFonts w:hint="eastAsia"/>
              </w:rPr>
              <w:t>维修视频信息标记模块</w:t>
            </w:r>
          </w:p>
        </w:tc>
      </w:tr>
      <w:tr w:rsidR="00E240AA" w14:paraId="29B6407E" w14:textId="77777777">
        <w:trPr>
          <w:trHeight w:val="454"/>
        </w:trPr>
        <w:tc>
          <w:tcPr>
            <w:tcW w:w="2263" w:type="dxa"/>
            <w:vAlign w:val="center"/>
          </w:tcPr>
          <w:p w14:paraId="6C3849F7" w14:textId="77777777" w:rsidR="00E240AA" w:rsidRDefault="00985EBA">
            <w:pPr>
              <w:pStyle w:val="a3"/>
            </w:pPr>
            <w:r>
              <w:rPr>
                <w:rFonts w:hint="eastAsia"/>
              </w:rPr>
              <w:t>S04-M</w:t>
            </w:r>
            <w:r>
              <w:t>01</w:t>
            </w:r>
          </w:p>
        </w:tc>
        <w:tc>
          <w:tcPr>
            <w:tcW w:w="3402" w:type="dxa"/>
            <w:vAlign w:val="center"/>
          </w:tcPr>
          <w:p w14:paraId="467A882F" w14:textId="77777777" w:rsidR="00E240AA" w:rsidRDefault="00985EBA">
            <w:pPr>
              <w:pStyle w:val="a3"/>
            </w:pPr>
            <w:r>
              <w:rPr>
                <w:rFonts w:hint="eastAsia"/>
              </w:rPr>
              <w:t>标记信息查询、选择</w:t>
            </w:r>
          </w:p>
        </w:tc>
        <w:tc>
          <w:tcPr>
            <w:tcW w:w="2631" w:type="dxa"/>
            <w:vAlign w:val="center"/>
          </w:tcPr>
          <w:p w14:paraId="65C74BDD" w14:textId="77777777" w:rsidR="00E240AA" w:rsidRDefault="00985EBA">
            <w:pPr>
              <w:pStyle w:val="a3"/>
            </w:pPr>
            <w:r>
              <w:rPr>
                <w:rFonts w:hint="eastAsia"/>
              </w:rPr>
              <w:t>RP</w:t>
            </w:r>
            <w:r>
              <w:rPr>
                <w:rFonts w:hint="eastAsia"/>
              </w:rPr>
              <w:t>（</w:t>
            </w:r>
            <w:r>
              <w:rPr>
                <w:rFonts w:hint="eastAsia"/>
              </w:rPr>
              <w:t>S</w:t>
            </w:r>
            <w:r>
              <w:rPr>
                <w:rFonts w:hint="eastAsia"/>
              </w:rPr>
              <w:t>）</w:t>
            </w:r>
          </w:p>
        </w:tc>
      </w:tr>
      <w:tr w:rsidR="00E240AA" w14:paraId="2ECE58F3" w14:textId="77777777">
        <w:trPr>
          <w:trHeight w:val="454"/>
        </w:trPr>
        <w:tc>
          <w:tcPr>
            <w:tcW w:w="2263" w:type="dxa"/>
            <w:vAlign w:val="center"/>
          </w:tcPr>
          <w:p w14:paraId="4FD4E821" w14:textId="77777777" w:rsidR="00E240AA" w:rsidRDefault="00985EBA">
            <w:pPr>
              <w:pStyle w:val="a3"/>
            </w:pPr>
            <w:r>
              <w:rPr>
                <w:rFonts w:hint="eastAsia"/>
              </w:rPr>
              <w:t>S</w:t>
            </w:r>
            <w:r>
              <w:t>04-M</w:t>
            </w:r>
            <w:r>
              <w:rPr>
                <w:rFonts w:hint="eastAsia"/>
              </w:rPr>
              <w:t>02</w:t>
            </w:r>
          </w:p>
        </w:tc>
        <w:tc>
          <w:tcPr>
            <w:tcW w:w="3402" w:type="dxa"/>
            <w:vAlign w:val="center"/>
          </w:tcPr>
          <w:p w14:paraId="35DA2955" w14:textId="77777777" w:rsidR="00E240AA" w:rsidRDefault="00985EBA">
            <w:pPr>
              <w:pStyle w:val="a3"/>
            </w:pPr>
            <w:r>
              <w:rPr>
                <w:rFonts w:hint="eastAsia"/>
              </w:rPr>
              <w:t>标记信息的姿态设置</w:t>
            </w:r>
          </w:p>
        </w:tc>
        <w:tc>
          <w:tcPr>
            <w:tcW w:w="2631" w:type="dxa"/>
            <w:vAlign w:val="center"/>
          </w:tcPr>
          <w:p w14:paraId="0D707893" w14:textId="77777777" w:rsidR="00E240AA" w:rsidRDefault="00985EBA">
            <w:pPr>
              <w:pStyle w:val="a3"/>
            </w:pPr>
            <w:r>
              <w:rPr>
                <w:rFonts w:hint="eastAsia"/>
              </w:rPr>
              <w:t>RP</w:t>
            </w:r>
            <w:r>
              <w:rPr>
                <w:rFonts w:hint="eastAsia"/>
              </w:rPr>
              <w:t>（</w:t>
            </w:r>
            <w:r>
              <w:rPr>
                <w:rFonts w:hint="eastAsia"/>
              </w:rPr>
              <w:t>SC</w:t>
            </w:r>
            <w:r>
              <w:rPr>
                <w:rFonts w:hint="eastAsia"/>
              </w:rPr>
              <w:t>）</w:t>
            </w:r>
          </w:p>
        </w:tc>
      </w:tr>
      <w:tr w:rsidR="00E240AA" w14:paraId="578D026B" w14:textId="77777777">
        <w:trPr>
          <w:trHeight w:val="454"/>
        </w:trPr>
        <w:tc>
          <w:tcPr>
            <w:tcW w:w="2263" w:type="dxa"/>
            <w:vAlign w:val="center"/>
          </w:tcPr>
          <w:p w14:paraId="3D3728EF" w14:textId="77777777" w:rsidR="00E240AA" w:rsidRDefault="00985EBA">
            <w:pPr>
              <w:pStyle w:val="a3"/>
            </w:pPr>
            <w:r>
              <w:rPr>
                <w:rFonts w:hint="eastAsia"/>
              </w:rPr>
              <w:t>S</w:t>
            </w:r>
            <w:r>
              <w:t>0</w:t>
            </w:r>
            <w:r>
              <w:rPr>
                <w:rFonts w:hint="eastAsia"/>
              </w:rPr>
              <w:t>5</w:t>
            </w:r>
          </w:p>
        </w:tc>
        <w:tc>
          <w:tcPr>
            <w:tcW w:w="6033" w:type="dxa"/>
            <w:gridSpan w:val="2"/>
            <w:vAlign w:val="center"/>
          </w:tcPr>
          <w:p w14:paraId="082A3DAE" w14:textId="77777777" w:rsidR="00E240AA" w:rsidRDefault="00985EBA">
            <w:pPr>
              <w:pStyle w:val="a3"/>
            </w:pPr>
            <w:r>
              <w:rPr>
                <w:rFonts w:hint="eastAsia"/>
              </w:rPr>
              <w:t>系统功能模块</w:t>
            </w:r>
          </w:p>
        </w:tc>
      </w:tr>
      <w:tr w:rsidR="00E240AA" w14:paraId="15E61FA3" w14:textId="77777777">
        <w:trPr>
          <w:trHeight w:val="454"/>
        </w:trPr>
        <w:tc>
          <w:tcPr>
            <w:tcW w:w="2263" w:type="dxa"/>
            <w:vAlign w:val="center"/>
          </w:tcPr>
          <w:p w14:paraId="57A2A447" w14:textId="77777777" w:rsidR="00E240AA" w:rsidRDefault="00985EBA">
            <w:pPr>
              <w:pStyle w:val="a3"/>
            </w:pPr>
            <w:r>
              <w:rPr>
                <w:rFonts w:hint="eastAsia"/>
              </w:rPr>
              <w:t>S05-M01</w:t>
            </w:r>
          </w:p>
        </w:tc>
        <w:tc>
          <w:tcPr>
            <w:tcW w:w="3402" w:type="dxa"/>
            <w:vAlign w:val="center"/>
          </w:tcPr>
          <w:p w14:paraId="158516BB" w14:textId="77777777" w:rsidR="00E240AA" w:rsidRDefault="00985EBA">
            <w:pPr>
              <w:pStyle w:val="a3"/>
            </w:pPr>
            <w:r>
              <w:rPr>
                <w:rFonts w:hint="eastAsia"/>
              </w:rPr>
              <w:t>用户管理</w:t>
            </w:r>
          </w:p>
        </w:tc>
        <w:tc>
          <w:tcPr>
            <w:tcW w:w="2631" w:type="dxa"/>
            <w:vAlign w:val="center"/>
          </w:tcPr>
          <w:p w14:paraId="2DC5BCBB" w14:textId="77777777" w:rsidR="00E240AA" w:rsidRDefault="00985EBA">
            <w:pPr>
              <w:pStyle w:val="a3"/>
            </w:pPr>
            <w:r>
              <w:rPr>
                <w:rFonts w:hint="eastAsia"/>
              </w:rPr>
              <w:t>SM</w:t>
            </w:r>
            <w:r>
              <w:rPr>
                <w:rFonts w:hint="eastAsia"/>
              </w:rPr>
              <w:t>（</w:t>
            </w:r>
            <w:r>
              <w:rPr>
                <w:rFonts w:hint="eastAsia"/>
              </w:rPr>
              <w:t>ZSGC</w:t>
            </w:r>
            <w:r>
              <w:rPr>
                <w:rFonts w:hint="eastAsia"/>
              </w:rPr>
              <w:t>）</w:t>
            </w:r>
          </w:p>
        </w:tc>
      </w:tr>
      <w:tr w:rsidR="00E240AA" w14:paraId="56D26B91" w14:textId="77777777">
        <w:trPr>
          <w:trHeight w:val="454"/>
        </w:trPr>
        <w:tc>
          <w:tcPr>
            <w:tcW w:w="2263" w:type="dxa"/>
            <w:vAlign w:val="center"/>
          </w:tcPr>
          <w:p w14:paraId="3858718E" w14:textId="77777777" w:rsidR="00E240AA" w:rsidRDefault="00985EBA">
            <w:pPr>
              <w:pStyle w:val="a3"/>
            </w:pPr>
            <w:r>
              <w:rPr>
                <w:rFonts w:hint="eastAsia"/>
              </w:rPr>
              <w:t>S05-M02</w:t>
            </w:r>
          </w:p>
        </w:tc>
        <w:tc>
          <w:tcPr>
            <w:tcW w:w="3402" w:type="dxa"/>
            <w:vAlign w:val="center"/>
          </w:tcPr>
          <w:p w14:paraId="3409170C" w14:textId="77777777" w:rsidR="00E240AA" w:rsidRDefault="00985EBA">
            <w:pPr>
              <w:pStyle w:val="a3"/>
            </w:pPr>
            <w:r>
              <w:rPr>
                <w:rFonts w:hint="eastAsia"/>
              </w:rPr>
              <w:t>个人信息管理</w:t>
            </w:r>
          </w:p>
        </w:tc>
        <w:tc>
          <w:tcPr>
            <w:tcW w:w="2631" w:type="dxa"/>
            <w:vAlign w:val="center"/>
          </w:tcPr>
          <w:p w14:paraId="5BC6059E" w14:textId="77777777" w:rsidR="00E240AA" w:rsidRDefault="00985EBA">
            <w:pPr>
              <w:pStyle w:val="a3"/>
            </w:pPr>
            <w:r>
              <w:rPr>
                <w:rFonts w:hint="eastAsia"/>
              </w:rPr>
              <w:t>ALL</w:t>
            </w:r>
            <w:r>
              <w:rPr>
                <w:rFonts w:hint="eastAsia"/>
              </w:rPr>
              <w:t>（</w:t>
            </w:r>
            <w:r>
              <w:rPr>
                <w:rFonts w:hint="eastAsia"/>
              </w:rPr>
              <w:t>ZSGC</w:t>
            </w:r>
            <w:r>
              <w:rPr>
                <w:rFonts w:hint="eastAsia"/>
              </w:rPr>
              <w:t>）</w:t>
            </w:r>
          </w:p>
        </w:tc>
      </w:tr>
      <w:tr w:rsidR="00E240AA" w14:paraId="2FC7F0DA" w14:textId="77777777">
        <w:trPr>
          <w:trHeight w:val="454"/>
        </w:trPr>
        <w:tc>
          <w:tcPr>
            <w:tcW w:w="2263" w:type="dxa"/>
            <w:vAlign w:val="center"/>
          </w:tcPr>
          <w:p w14:paraId="61758C77" w14:textId="77777777" w:rsidR="00E240AA" w:rsidRDefault="00985EBA">
            <w:pPr>
              <w:pStyle w:val="a3"/>
            </w:pPr>
            <w:r>
              <w:rPr>
                <w:rFonts w:hint="eastAsia"/>
              </w:rPr>
              <w:t>S05-M03</w:t>
            </w:r>
          </w:p>
        </w:tc>
        <w:tc>
          <w:tcPr>
            <w:tcW w:w="3402" w:type="dxa"/>
            <w:vAlign w:val="center"/>
          </w:tcPr>
          <w:p w14:paraId="759A958E" w14:textId="77777777" w:rsidR="00E240AA" w:rsidRDefault="00985EBA">
            <w:pPr>
              <w:pStyle w:val="a3"/>
            </w:pPr>
            <w:r>
              <w:rPr>
                <w:rFonts w:hint="eastAsia"/>
              </w:rPr>
              <w:t>用户信息管理</w:t>
            </w:r>
          </w:p>
        </w:tc>
        <w:tc>
          <w:tcPr>
            <w:tcW w:w="2631" w:type="dxa"/>
            <w:vAlign w:val="center"/>
          </w:tcPr>
          <w:p w14:paraId="4668711B" w14:textId="77777777" w:rsidR="00E240AA" w:rsidRDefault="00985EBA">
            <w:pPr>
              <w:pStyle w:val="a3"/>
            </w:pPr>
            <w:r>
              <w:rPr>
                <w:rFonts w:hint="eastAsia"/>
              </w:rPr>
              <w:t>SM</w:t>
            </w:r>
            <w:r>
              <w:rPr>
                <w:rFonts w:hint="eastAsia"/>
              </w:rPr>
              <w:t>（</w:t>
            </w:r>
            <w:r>
              <w:rPr>
                <w:rFonts w:hint="eastAsia"/>
              </w:rPr>
              <w:t>ZSGC</w:t>
            </w:r>
            <w:r>
              <w:rPr>
                <w:rFonts w:hint="eastAsia"/>
              </w:rPr>
              <w:t>）</w:t>
            </w:r>
          </w:p>
        </w:tc>
      </w:tr>
    </w:tbl>
    <w:p w14:paraId="246F9F15" w14:textId="77777777" w:rsidR="00E240AA" w:rsidRDefault="00985EBA">
      <w:pPr>
        <w:outlineLvl w:val="2"/>
        <w:rPr>
          <w:rFonts w:ascii="黑体" w:eastAsia="黑体" w:hAnsi="黑体"/>
          <w:sz w:val="30"/>
          <w:szCs w:val="30"/>
        </w:rPr>
      </w:pPr>
      <w:bookmarkStart w:id="559" w:name="_Toc53933111"/>
      <w:bookmarkStart w:id="560" w:name="_Toc54018392"/>
      <w:r>
        <w:rPr>
          <w:rFonts w:ascii="黑体" w:eastAsia="黑体" w:hAnsi="黑体" w:hint="eastAsia"/>
          <w:sz w:val="30"/>
          <w:szCs w:val="30"/>
        </w:rPr>
        <w:t>3.3.4模块功能描述</w:t>
      </w:r>
      <w:bookmarkEnd w:id="559"/>
      <w:bookmarkEnd w:id="560"/>
    </w:p>
    <w:p w14:paraId="6936B1D5" w14:textId="77777777" w:rsidR="00E240AA" w:rsidRDefault="00985EBA">
      <w:r>
        <w:t>S01-M01</w:t>
      </w:r>
      <w:r>
        <w:rPr>
          <w:rFonts w:hint="eastAsia"/>
        </w:rPr>
        <w:t>维修视频标记信息分类管理</w:t>
      </w:r>
      <w:r>
        <w:t xml:space="preserve"> </w:t>
      </w:r>
    </w:p>
    <w:tbl>
      <w:tblPr>
        <w:tblStyle w:val="af1"/>
        <w:tblW w:w="0" w:type="auto"/>
        <w:tblLook w:val="04A0" w:firstRow="1" w:lastRow="0" w:firstColumn="1" w:lastColumn="0" w:noHBand="0" w:noVBand="1"/>
      </w:tblPr>
      <w:tblGrid>
        <w:gridCol w:w="1555"/>
        <w:gridCol w:w="6741"/>
      </w:tblGrid>
      <w:tr w:rsidR="00E240AA" w14:paraId="38E73B01" w14:textId="77777777">
        <w:trPr>
          <w:trHeight w:val="454"/>
        </w:trPr>
        <w:tc>
          <w:tcPr>
            <w:tcW w:w="1555" w:type="dxa"/>
            <w:vAlign w:val="center"/>
          </w:tcPr>
          <w:p w14:paraId="725123F9" w14:textId="77777777" w:rsidR="00E240AA" w:rsidRDefault="00985EBA">
            <w:pPr>
              <w:pStyle w:val="a3"/>
            </w:pPr>
            <w:r>
              <w:rPr>
                <w:rFonts w:hint="eastAsia"/>
              </w:rPr>
              <w:t>功能点</w:t>
            </w:r>
          </w:p>
        </w:tc>
        <w:tc>
          <w:tcPr>
            <w:tcW w:w="6741" w:type="dxa"/>
            <w:vAlign w:val="center"/>
          </w:tcPr>
          <w:p w14:paraId="2DDE015E" w14:textId="77777777" w:rsidR="00E240AA" w:rsidRDefault="00985EBA">
            <w:pPr>
              <w:pStyle w:val="a3"/>
            </w:pPr>
            <w:r>
              <w:rPr>
                <w:rFonts w:hint="eastAsia"/>
              </w:rPr>
              <w:t>功能</w:t>
            </w:r>
          </w:p>
        </w:tc>
      </w:tr>
      <w:tr w:rsidR="00E240AA" w14:paraId="5FD333E0" w14:textId="77777777">
        <w:trPr>
          <w:trHeight w:val="454"/>
        </w:trPr>
        <w:tc>
          <w:tcPr>
            <w:tcW w:w="1555" w:type="dxa"/>
            <w:vAlign w:val="center"/>
          </w:tcPr>
          <w:p w14:paraId="19CF769F" w14:textId="77777777" w:rsidR="00E240AA" w:rsidRDefault="00985EBA">
            <w:pPr>
              <w:pStyle w:val="a3"/>
            </w:pPr>
            <w:r>
              <w:rPr>
                <w:rFonts w:hint="eastAsia"/>
              </w:rPr>
              <w:t>S</w:t>
            </w:r>
            <w:r>
              <w:t>01-M01-01</w:t>
            </w:r>
          </w:p>
        </w:tc>
        <w:tc>
          <w:tcPr>
            <w:tcW w:w="6741" w:type="dxa"/>
            <w:vAlign w:val="center"/>
          </w:tcPr>
          <w:p w14:paraId="470682C2" w14:textId="77777777" w:rsidR="00E240AA" w:rsidRDefault="00985EBA">
            <w:pPr>
              <w:pStyle w:val="a3"/>
            </w:pPr>
            <w:r>
              <w:rPr>
                <w:rFonts w:hint="eastAsia"/>
                <w:color w:val="000000" w:themeColor="text1"/>
              </w:rPr>
              <w:t>维修数据源的分类关联、组织、转换、重构。</w:t>
            </w:r>
          </w:p>
        </w:tc>
      </w:tr>
      <w:tr w:rsidR="00E240AA" w14:paraId="60F3F7E2" w14:textId="77777777">
        <w:trPr>
          <w:trHeight w:val="454"/>
        </w:trPr>
        <w:tc>
          <w:tcPr>
            <w:tcW w:w="1555" w:type="dxa"/>
            <w:vAlign w:val="center"/>
          </w:tcPr>
          <w:p w14:paraId="447A0BB1" w14:textId="77777777" w:rsidR="00E240AA" w:rsidRDefault="00985EBA">
            <w:pPr>
              <w:pStyle w:val="a3"/>
            </w:pPr>
            <w:r>
              <w:rPr>
                <w:rFonts w:hint="eastAsia"/>
              </w:rPr>
              <w:t>S01-M01-02</w:t>
            </w:r>
          </w:p>
        </w:tc>
        <w:tc>
          <w:tcPr>
            <w:tcW w:w="6741" w:type="dxa"/>
            <w:vAlign w:val="center"/>
          </w:tcPr>
          <w:p w14:paraId="191F4DAF" w14:textId="77777777" w:rsidR="00E240AA" w:rsidRDefault="00985EBA">
            <w:pPr>
              <w:pStyle w:val="a3"/>
              <w:rPr>
                <w:color w:val="000000" w:themeColor="text1"/>
              </w:rPr>
            </w:pPr>
            <w:r>
              <w:rPr>
                <w:rFonts w:hint="eastAsia"/>
                <w:color w:val="000000" w:themeColor="text1"/>
              </w:rPr>
              <w:t>对产品结构三维模型、维修工艺及技术要求等增、删、改、查。</w:t>
            </w:r>
          </w:p>
        </w:tc>
      </w:tr>
    </w:tbl>
    <w:p w14:paraId="0A79739E" w14:textId="77777777" w:rsidR="00E240AA" w:rsidRDefault="00E240AA"/>
    <w:p w14:paraId="7055380E" w14:textId="77777777" w:rsidR="00E240AA" w:rsidRDefault="00985EBA">
      <w:r>
        <w:t>S0</w:t>
      </w:r>
      <w:r>
        <w:rPr>
          <w:rFonts w:hint="eastAsia"/>
        </w:rPr>
        <w:t>2</w:t>
      </w:r>
      <w:r>
        <w:t>-M0</w:t>
      </w:r>
      <w:r>
        <w:rPr>
          <w:rFonts w:hint="eastAsia"/>
        </w:rPr>
        <w:t>1</w:t>
      </w:r>
      <w:r>
        <w:rPr>
          <w:rFonts w:hint="eastAsia"/>
        </w:rPr>
        <w:t>维修示教视频分类管理</w:t>
      </w:r>
    </w:p>
    <w:tbl>
      <w:tblPr>
        <w:tblStyle w:val="af1"/>
        <w:tblW w:w="0" w:type="auto"/>
        <w:tblLook w:val="04A0" w:firstRow="1" w:lastRow="0" w:firstColumn="1" w:lastColumn="0" w:noHBand="0" w:noVBand="1"/>
      </w:tblPr>
      <w:tblGrid>
        <w:gridCol w:w="1555"/>
        <w:gridCol w:w="6741"/>
      </w:tblGrid>
      <w:tr w:rsidR="00E240AA" w14:paraId="35076E84" w14:textId="77777777">
        <w:trPr>
          <w:trHeight w:val="454"/>
        </w:trPr>
        <w:tc>
          <w:tcPr>
            <w:tcW w:w="1555" w:type="dxa"/>
            <w:vAlign w:val="center"/>
          </w:tcPr>
          <w:p w14:paraId="1054721E" w14:textId="77777777" w:rsidR="00E240AA" w:rsidRDefault="00985EBA">
            <w:pPr>
              <w:pStyle w:val="a3"/>
            </w:pPr>
            <w:r>
              <w:rPr>
                <w:rFonts w:hint="eastAsia"/>
              </w:rPr>
              <w:t>功能点</w:t>
            </w:r>
          </w:p>
        </w:tc>
        <w:tc>
          <w:tcPr>
            <w:tcW w:w="6741" w:type="dxa"/>
            <w:vAlign w:val="center"/>
          </w:tcPr>
          <w:p w14:paraId="12AA9449" w14:textId="77777777" w:rsidR="00E240AA" w:rsidRDefault="00985EBA">
            <w:pPr>
              <w:pStyle w:val="a3"/>
            </w:pPr>
            <w:r>
              <w:rPr>
                <w:rFonts w:hint="eastAsia"/>
              </w:rPr>
              <w:t>功能</w:t>
            </w:r>
          </w:p>
        </w:tc>
      </w:tr>
      <w:tr w:rsidR="00E240AA" w14:paraId="72ADBD38" w14:textId="77777777">
        <w:trPr>
          <w:trHeight w:val="454"/>
        </w:trPr>
        <w:tc>
          <w:tcPr>
            <w:tcW w:w="1555" w:type="dxa"/>
            <w:vAlign w:val="center"/>
          </w:tcPr>
          <w:p w14:paraId="7927880E" w14:textId="77777777" w:rsidR="00E240AA" w:rsidRDefault="00985EBA">
            <w:pPr>
              <w:pStyle w:val="a3"/>
            </w:pPr>
            <w:r>
              <w:rPr>
                <w:rFonts w:hint="eastAsia"/>
              </w:rPr>
              <w:t>S</w:t>
            </w:r>
            <w:r>
              <w:t>0</w:t>
            </w:r>
            <w:r>
              <w:rPr>
                <w:rFonts w:hint="eastAsia"/>
              </w:rPr>
              <w:t>2</w:t>
            </w:r>
            <w:r>
              <w:t>-M0</w:t>
            </w:r>
            <w:r>
              <w:rPr>
                <w:rFonts w:hint="eastAsia"/>
              </w:rPr>
              <w:t>1</w:t>
            </w:r>
            <w:r>
              <w:t>-01</w:t>
            </w:r>
          </w:p>
        </w:tc>
        <w:tc>
          <w:tcPr>
            <w:tcW w:w="6741" w:type="dxa"/>
            <w:vAlign w:val="center"/>
          </w:tcPr>
          <w:p w14:paraId="7C9B7393" w14:textId="77777777" w:rsidR="00E240AA" w:rsidRDefault="00985EBA">
            <w:pPr>
              <w:pStyle w:val="a3"/>
            </w:pPr>
            <w:r>
              <w:rPr>
                <w:rFonts w:hint="eastAsia"/>
                <w:color w:val="000000" w:themeColor="text1"/>
              </w:rPr>
              <w:t>示教视频的统一存储与分类。</w:t>
            </w:r>
          </w:p>
        </w:tc>
      </w:tr>
      <w:tr w:rsidR="00E240AA" w14:paraId="5BDCF758" w14:textId="77777777">
        <w:trPr>
          <w:trHeight w:val="454"/>
        </w:trPr>
        <w:tc>
          <w:tcPr>
            <w:tcW w:w="1555" w:type="dxa"/>
            <w:vAlign w:val="center"/>
          </w:tcPr>
          <w:p w14:paraId="0E410010" w14:textId="77777777" w:rsidR="00E240AA" w:rsidRDefault="00985EBA">
            <w:pPr>
              <w:pStyle w:val="a3"/>
            </w:pPr>
            <w:r>
              <w:rPr>
                <w:rFonts w:hint="eastAsia"/>
              </w:rPr>
              <w:t>S02-M01-02</w:t>
            </w:r>
          </w:p>
        </w:tc>
        <w:tc>
          <w:tcPr>
            <w:tcW w:w="6741" w:type="dxa"/>
            <w:vAlign w:val="center"/>
          </w:tcPr>
          <w:p w14:paraId="6EAC1CE2" w14:textId="77777777" w:rsidR="00E240AA" w:rsidRDefault="00985EBA">
            <w:pPr>
              <w:pStyle w:val="a3"/>
              <w:rPr>
                <w:color w:val="000000" w:themeColor="text1"/>
              </w:rPr>
            </w:pPr>
            <w:r>
              <w:rPr>
                <w:rFonts w:hint="eastAsia"/>
                <w:color w:val="000000" w:themeColor="text1"/>
              </w:rPr>
              <w:t>示教视频的播放以及增、删、改、查。</w:t>
            </w:r>
          </w:p>
        </w:tc>
      </w:tr>
    </w:tbl>
    <w:p w14:paraId="4709E4E1" w14:textId="77777777" w:rsidR="00E240AA" w:rsidRDefault="00E240AA"/>
    <w:p w14:paraId="619E5385" w14:textId="77777777" w:rsidR="00E240AA" w:rsidRDefault="00985EBA">
      <w:r>
        <w:t>S0</w:t>
      </w:r>
      <w:r>
        <w:rPr>
          <w:rFonts w:hint="eastAsia"/>
        </w:rPr>
        <w:t>3</w:t>
      </w:r>
      <w:r>
        <w:t>-M0</w:t>
      </w:r>
      <w:r>
        <w:rPr>
          <w:rFonts w:hint="eastAsia"/>
        </w:rPr>
        <w:t>1</w:t>
      </w:r>
      <w:r>
        <w:rPr>
          <w:rFonts w:hint="eastAsia"/>
        </w:rPr>
        <w:t>维修物体识别跟踪</w:t>
      </w:r>
    </w:p>
    <w:tbl>
      <w:tblPr>
        <w:tblStyle w:val="af1"/>
        <w:tblW w:w="0" w:type="auto"/>
        <w:tblLook w:val="04A0" w:firstRow="1" w:lastRow="0" w:firstColumn="1" w:lastColumn="0" w:noHBand="0" w:noVBand="1"/>
      </w:tblPr>
      <w:tblGrid>
        <w:gridCol w:w="1555"/>
        <w:gridCol w:w="6741"/>
      </w:tblGrid>
      <w:tr w:rsidR="00E240AA" w14:paraId="0BC556A1" w14:textId="77777777">
        <w:trPr>
          <w:trHeight w:val="454"/>
        </w:trPr>
        <w:tc>
          <w:tcPr>
            <w:tcW w:w="1555" w:type="dxa"/>
            <w:vAlign w:val="center"/>
          </w:tcPr>
          <w:p w14:paraId="11F6EF9C" w14:textId="77777777" w:rsidR="00E240AA" w:rsidRDefault="00985EBA">
            <w:pPr>
              <w:pStyle w:val="a3"/>
            </w:pPr>
            <w:r>
              <w:rPr>
                <w:rFonts w:hint="eastAsia"/>
              </w:rPr>
              <w:t>功能点</w:t>
            </w:r>
          </w:p>
        </w:tc>
        <w:tc>
          <w:tcPr>
            <w:tcW w:w="6741" w:type="dxa"/>
            <w:vAlign w:val="center"/>
          </w:tcPr>
          <w:p w14:paraId="4952E26D" w14:textId="77777777" w:rsidR="00E240AA" w:rsidRDefault="00985EBA">
            <w:pPr>
              <w:pStyle w:val="a3"/>
            </w:pPr>
            <w:r>
              <w:rPr>
                <w:rFonts w:hint="eastAsia"/>
              </w:rPr>
              <w:t>功能</w:t>
            </w:r>
          </w:p>
        </w:tc>
      </w:tr>
      <w:tr w:rsidR="00E240AA" w14:paraId="3E2E4E7A" w14:textId="77777777">
        <w:trPr>
          <w:trHeight w:val="454"/>
        </w:trPr>
        <w:tc>
          <w:tcPr>
            <w:tcW w:w="1555" w:type="dxa"/>
            <w:vAlign w:val="center"/>
          </w:tcPr>
          <w:p w14:paraId="2C990899" w14:textId="77777777" w:rsidR="00E240AA" w:rsidRDefault="00985EBA">
            <w:pPr>
              <w:pStyle w:val="a3"/>
            </w:pPr>
            <w:r>
              <w:rPr>
                <w:rFonts w:hint="eastAsia"/>
              </w:rPr>
              <w:lastRenderedPageBreak/>
              <w:t>S</w:t>
            </w:r>
            <w:r>
              <w:t>0</w:t>
            </w:r>
            <w:r>
              <w:rPr>
                <w:rFonts w:hint="eastAsia"/>
              </w:rPr>
              <w:t>3</w:t>
            </w:r>
            <w:r>
              <w:t>-M0</w:t>
            </w:r>
            <w:r>
              <w:rPr>
                <w:rFonts w:hint="eastAsia"/>
              </w:rPr>
              <w:t>1</w:t>
            </w:r>
            <w:r>
              <w:t>-01</w:t>
            </w:r>
          </w:p>
        </w:tc>
        <w:tc>
          <w:tcPr>
            <w:tcW w:w="6741" w:type="dxa"/>
            <w:vAlign w:val="center"/>
          </w:tcPr>
          <w:p w14:paraId="05EBB292" w14:textId="77777777" w:rsidR="00E240AA" w:rsidRDefault="00985EBA">
            <w:pPr>
              <w:pStyle w:val="a3"/>
            </w:pPr>
            <w:r>
              <w:rPr>
                <w:rFonts w:hint="eastAsia"/>
              </w:rPr>
              <w:t>对识别装置视频中的维修物体进行识别，检测识别和拍摄装置相对于真实场景的位姿和状态，实现虚拟引导信息在维修视频真实环境中的实时定位与配准。</w:t>
            </w:r>
          </w:p>
        </w:tc>
      </w:tr>
    </w:tbl>
    <w:p w14:paraId="11856415" w14:textId="77777777" w:rsidR="00E240AA" w:rsidRDefault="00E240AA"/>
    <w:p w14:paraId="455D313A" w14:textId="77777777" w:rsidR="00E240AA" w:rsidRDefault="00985EBA">
      <w:r>
        <w:t>S0</w:t>
      </w:r>
      <w:r>
        <w:rPr>
          <w:rFonts w:hint="eastAsia"/>
        </w:rPr>
        <w:t>4</w:t>
      </w:r>
      <w:r>
        <w:t>-M0</w:t>
      </w:r>
      <w:r>
        <w:rPr>
          <w:rFonts w:hint="eastAsia"/>
        </w:rPr>
        <w:t>1</w:t>
      </w:r>
      <w:r>
        <w:rPr>
          <w:rFonts w:hint="eastAsia"/>
        </w:rPr>
        <w:t>标记信息查询、选择</w:t>
      </w:r>
    </w:p>
    <w:tbl>
      <w:tblPr>
        <w:tblStyle w:val="af1"/>
        <w:tblW w:w="0" w:type="auto"/>
        <w:tblLook w:val="04A0" w:firstRow="1" w:lastRow="0" w:firstColumn="1" w:lastColumn="0" w:noHBand="0" w:noVBand="1"/>
      </w:tblPr>
      <w:tblGrid>
        <w:gridCol w:w="1555"/>
        <w:gridCol w:w="6741"/>
      </w:tblGrid>
      <w:tr w:rsidR="00E240AA" w14:paraId="22E27048" w14:textId="77777777">
        <w:trPr>
          <w:trHeight w:val="454"/>
        </w:trPr>
        <w:tc>
          <w:tcPr>
            <w:tcW w:w="1555" w:type="dxa"/>
            <w:vAlign w:val="center"/>
          </w:tcPr>
          <w:p w14:paraId="23364F5F" w14:textId="77777777" w:rsidR="00E240AA" w:rsidRDefault="00985EBA">
            <w:pPr>
              <w:pStyle w:val="a3"/>
            </w:pPr>
            <w:r>
              <w:rPr>
                <w:rFonts w:hint="eastAsia"/>
              </w:rPr>
              <w:t>功能点</w:t>
            </w:r>
          </w:p>
        </w:tc>
        <w:tc>
          <w:tcPr>
            <w:tcW w:w="6741" w:type="dxa"/>
            <w:vAlign w:val="center"/>
          </w:tcPr>
          <w:p w14:paraId="758FA60E" w14:textId="77777777" w:rsidR="00E240AA" w:rsidRDefault="00985EBA">
            <w:pPr>
              <w:pStyle w:val="a3"/>
            </w:pPr>
            <w:r>
              <w:rPr>
                <w:rFonts w:hint="eastAsia"/>
              </w:rPr>
              <w:t>功能</w:t>
            </w:r>
          </w:p>
        </w:tc>
      </w:tr>
      <w:tr w:rsidR="00E240AA" w14:paraId="79551244" w14:textId="77777777">
        <w:trPr>
          <w:trHeight w:val="454"/>
        </w:trPr>
        <w:tc>
          <w:tcPr>
            <w:tcW w:w="1555" w:type="dxa"/>
            <w:vAlign w:val="center"/>
          </w:tcPr>
          <w:p w14:paraId="63FA441C" w14:textId="77777777" w:rsidR="00E240AA" w:rsidRDefault="00985EBA">
            <w:pPr>
              <w:pStyle w:val="a3"/>
            </w:pPr>
            <w:r>
              <w:rPr>
                <w:rFonts w:hint="eastAsia"/>
              </w:rPr>
              <w:t>S</w:t>
            </w:r>
            <w:r>
              <w:t>0</w:t>
            </w:r>
            <w:r>
              <w:rPr>
                <w:rFonts w:hint="eastAsia"/>
              </w:rPr>
              <w:t>4</w:t>
            </w:r>
            <w:r>
              <w:t>-M0</w:t>
            </w:r>
            <w:r>
              <w:rPr>
                <w:rFonts w:hint="eastAsia"/>
              </w:rPr>
              <w:t>1</w:t>
            </w:r>
            <w:r>
              <w:t>-01</w:t>
            </w:r>
          </w:p>
        </w:tc>
        <w:tc>
          <w:tcPr>
            <w:tcW w:w="6741" w:type="dxa"/>
            <w:vAlign w:val="center"/>
          </w:tcPr>
          <w:p w14:paraId="1313CABB" w14:textId="77777777" w:rsidR="00E240AA" w:rsidRDefault="00985EBA">
            <w:pPr>
              <w:pStyle w:val="a3"/>
            </w:pPr>
            <w:r>
              <w:rPr>
                <w:rFonts w:hint="eastAsia"/>
              </w:rPr>
              <w:t>根据拍摄视频的内容进行各类标记信息的查询与选择。</w:t>
            </w:r>
          </w:p>
        </w:tc>
      </w:tr>
    </w:tbl>
    <w:p w14:paraId="4FAAAC98" w14:textId="77777777" w:rsidR="00E240AA" w:rsidRDefault="00E240AA"/>
    <w:p w14:paraId="61AC20A7" w14:textId="77777777" w:rsidR="00E240AA" w:rsidRDefault="00985EBA">
      <w:r>
        <w:t>S0</w:t>
      </w:r>
      <w:r>
        <w:rPr>
          <w:rFonts w:hint="eastAsia"/>
        </w:rPr>
        <w:t>4</w:t>
      </w:r>
      <w:r>
        <w:t>-M0</w:t>
      </w:r>
      <w:r>
        <w:rPr>
          <w:rFonts w:hint="eastAsia"/>
        </w:rPr>
        <w:t>2</w:t>
      </w:r>
      <w:r>
        <w:rPr>
          <w:rFonts w:hint="eastAsia"/>
        </w:rPr>
        <w:t>标记信息的姿态设置</w:t>
      </w:r>
    </w:p>
    <w:tbl>
      <w:tblPr>
        <w:tblStyle w:val="af1"/>
        <w:tblW w:w="0" w:type="auto"/>
        <w:tblLook w:val="04A0" w:firstRow="1" w:lastRow="0" w:firstColumn="1" w:lastColumn="0" w:noHBand="0" w:noVBand="1"/>
      </w:tblPr>
      <w:tblGrid>
        <w:gridCol w:w="1555"/>
        <w:gridCol w:w="6741"/>
      </w:tblGrid>
      <w:tr w:rsidR="00E240AA" w14:paraId="7AE98E9F" w14:textId="77777777">
        <w:trPr>
          <w:trHeight w:val="454"/>
        </w:trPr>
        <w:tc>
          <w:tcPr>
            <w:tcW w:w="1555" w:type="dxa"/>
            <w:vAlign w:val="center"/>
          </w:tcPr>
          <w:p w14:paraId="236D93EA" w14:textId="77777777" w:rsidR="00E240AA" w:rsidRDefault="00985EBA">
            <w:pPr>
              <w:pStyle w:val="a3"/>
            </w:pPr>
            <w:r>
              <w:rPr>
                <w:rFonts w:hint="eastAsia"/>
              </w:rPr>
              <w:t>功能点</w:t>
            </w:r>
          </w:p>
        </w:tc>
        <w:tc>
          <w:tcPr>
            <w:tcW w:w="6741" w:type="dxa"/>
            <w:vAlign w:val="center"/>
          </w:tcPr>
          <w:p w14:paraId="3DD04B67" w14:textId="77777777" w:rsidR="00E240AA" w:rsidRDefault="00985EBA">
            <w:pPr>
              <w:pStyle w:val="a3"/>
            </w:pPr>
            <w:r>
              <w:rPr>
                <w:rFonts w:hint="eastAsia"/>
              </w:rPr>
              <w:t>功能</w:t>
            </w:r>
          </w:p>
        </w:tc>
      </w:tr>
      <w:tr w:rsidR="00E240AA" w14:paraId="2DEFF612" w14:textId="77777777">
        <w:trPr>
          <w:trHeight w:val="454"/>
        </w:trPr>
        <w:tc>
          <w:tcPr>
            <w:tcW w:w="1555" w:type="dxa"/>
            <w:vAlign w:val="center"/>
          </w:tcPr>
          <w:p w14:paraId="6D1172A7" w14:textId="77777777" w:rsidR="00E240AA" w:rsidRDefault="00985EBA">
            <w:pPr>
              <w:pStyle w:val="a3"/>
            </w:pPr>
            <w:r>
              <w:rPr>
                <w:rFonts w:hint="eastAsia"/>
              </w:rPr>
              <w:t>S</w:t>
            </w:r>
            <w:r>
              <w:t>0</w:t>
            </w:r>
            <w:r>
              <w:rPr>
                <w:rFonts w:hint="eastAsia"/>
              </w:rPr>
              <w:t>4</w:t>
            </w:r>
            <w:r>
              <w:t>-M0</w:t>
            </w:r>
            <w:r>
              <w:rPr>
                <w:rFonts w:hint="eastAsia"/>
              </w:rPr>
              <w:t>2</w:t>
            </w:r>
            <w:r>
              <w:t>-01</w:t>
            </w:r>
          </w:p>
        </w:tc>
        <w:tc>
          <w:tcPr>
            <w:tcW w:w="6741" w:type="dxa"/>
            <w:vAlign w:val="center"/>
          </w:tcPr>
          <w:p w14:paraId="51686B7A" w14:textId="77777777" w:rsidR="00E240AA" w:rsidRDefault="00985EBA">
            <w:pPr>
              <w:pStyle w:val="a3"/>
            </w:pPr>
            <w:r>
              <w:rPr>
                <w:rFonts w:hint="eastAsia"/>
              </w:rPr>
              <w:t>在拍摄视频中所选择的三维模型等标记信息进行位置的调整</w:t>
            </w:r>
          </w:p>
        </w:tc>
      </w:tr>
      <w:tr w:rsidR="00E240AA" w14:paraId="3571EB64" w14:textId="77777777">
        <w:trPr>
          <w:trHeight w:val="454"/>
        </w:trPr>
        <w:tc>
          <w:tcPr>
            <w:tcW w:w="1555" w:type="dxa"/>
            <w:vAlign w:val="center"/>
          </w:tcPr>
          <w:p w14:paraId="69BFE6B4" w14:textId="77777777" w:rsidR="00E240AA" w:rsidRDefault="00985EBA">
            <w:pPr>
              <w:pStyle w:val="a3"/>
            </w:pPr>
            <w:r>
              <w:rPr>
                <w:rFonts w:hint="eastAsia"/>
              </w:rPr>
              <w:t>S</w:t>
            </w:r>
            <w:r>
              <w:t>0</w:t>
            </w:r>
            <w:r>
              <w:rPr>
                <w:rFonts w:hint="eastAsia"/>
              </w:rPr>
              <w:t>4</w:t>
            </w:r>
            <w:r>
              <w:t>-M0</w:t>
            </w:r>
            <w:r>
              <w:rPr>
                <w:rFonts w:hint="eastAsia"/>
              </w:rPr>
              <w:t>2</w:t>
            </w:r>
            <w:r>
              <w:t>-0</w:t>
            </w:r>
            <w:r>
              <w:rPr>
                <w:rFonts w:hint="eastAsia"/>
              </w:rPr>
              <w:t>2</w:t>
            </w:r>
          </w:p>
        </w:tc>
        <w:tc>
          <w:tcPr>
            <w:tcW w:w="6741" w:type="dxa"/>
            <w:vAlign w:val="center"/>
          </w:tcPr>
          <w:p w14:paraId="02028340" w14:textId="77777777" w:rsidR="00E240AA" w:rsidRDefault="00985EBA">
            <w:pPr>
              <w:pStyle w:val="a3"/>
            </w:pPr>
            <w:r>
              <w:rPr>
                <w:rFonts w:hint="eastAsia"/>
              </w:rPr>
              <w:t>在拍摄视频中所选择的三维模型等标记信息进行透明度，线框模型输出等渲染设置的调整。</w:t>
            </w:r>
          </w:p>
        </w:tc>
      </w:tr>
    </w:tbl>
    <w:p w14:paraId="6E603D8F" w14:textId="77777777" w:rsidR="00E240AA" w:rsidRDefault="00E240AA"/>
    <w:p w14:paraId="7D268CCF" w14:textId="77777777" w:rsidR="00E240AA" w:rsidRDefault="00985EBA">
      <w:r>
        <w:t>S0</w:t>
      </w:r>
      <w:r>
        <w:rPr>
          <w:rFonts w:hint="eastAsia"/>
        </w:rPr>
        <w:t>5</w:t>
      </w:r>
      <w:r>
        <w:t>-M0</w:t>
      </w:r>
      <w:r>
        <w:rPr>
          <w:rFonts w:hint="eastAsia"/>
        </w:rPr>
        <w:t>1</w:t>
      </w:r>
      <w:r>
        <w:rPr>
          <w:rFonts w:hint="eastAsia"/>
        </w:rPr>
        <w:t>用户管理</w:t>
      </w:r>
    </w:p>
    <w:tbl>
      <w:tblPr>
        <w:tblStyle w:val="af1"/>
        <w:tblW w:w="0" w:type="auto"/>
        <w:tblLook w:val="04A0" w:firstRow="1" w:lastRow="0" w:firstColumn="1" w:lastColumn="0" w:noHBand="0" w:noVBand="1"/>
      </w:tblPr>
      <w:tblGrid>
        <w:gridCol w:w="1555"/>
        <w:gridCol w:w="6741"/>
      </w:tblGrid>
      <w:tr w:rsidR="00E240AA" w14:paraId="7E4FB523" w14:textId="77777777">
        <w:trPr>
          <w:trHeight w:val="454"/>
        </w:trPr>
        <w:tc>
          <w:tcPr>
            <w:tcW w:w="1555" w:type="dxa"/>
            <w:vAlign w:val="center"/>
          </w:tcPr>
          <w:p w14:paraId="4AF4D6C3" w14:textId="77777777" w:rsidR="00E240AA" w:rsidRDefault="00985EBA">
            <w:pPr>
              <w:pStyle w:val="a3"/>
            </w:pPr>
            <w:r>
              <w:rPr>
                <w:rFonts w:hint="eastAsia"/>
              </w:rPr>
              <w:t>功能点</w:t>
            </w:r>
          </w:p>
        </w:tc>
        <w:tc>
          <w:tcPr>
            <w:tcW w:w="6741" w:type="dxa"/>
            <w:vAlign w:val="center"/>
          </w:tcPr>
          <w:p w14:paraId="2DDFD088" w14:textId="77777777" w:rsidR="00E240AA" w:rsidRDefault="00985EBA">
            <w:pPr>
              <w:pStyle w:val="a3"/>
            </w:pPr>
            <w:r>
              <w:rPr>
                <w:rFonts w:hint="eastAsia"/>
              </w:rPr>
              <w:t>功能</w:t>
            </w:r>
          </w:p>
        </w:tc>
      </w:tr>
      <w:tr w:rsidR="00E240AA" w14:paraId="5084DFE2" w14:textId="77777777">
        <w:trPr>
          <w:trHeight w:val="454"/>
        </w:trPr>
        <w:tc>
          <w:tcPr>
            <w:tcW w:w="1555" w:type="dxa"/>
            <w:vAlign w:val="center"/>
          </w:tcPr>
          <w:p w14:paraId="52E507B5" w14:textId="77777777" w:rsidR="00E240AA" w:rsidRDefault="00985EBA">
            <w:pPr>
              <w:pStyle w:val="a3"/>
            </w:pPr>
            <w:r>
              <w:rPr>
                <w:rFonts w:hint="eastAsia"/>
              </w:rPr>
              <w:t>S</w:t>
            </w:r>
            <w:r>
              <w:t>0</w:t>
            </w:r>
            <w:r>
              <w:rPr>
                <w:rFonts w:hint="eastAsia"/>
              </w:rPr>
              <w:t>5</w:t>
            </w:r>
            <w:r>
              <w:t>-M0</w:t>
            </w:r>
            <w:r>
              <w:rPr>
                <w:rFonts w:hint="eastAsia"/>
              </w:rPr>
              <w:t>1</w:t>
            </w:r>
            <w:r>
              <w:t>-01</w:t>
            </w:r>
          </w:p>
        </w:tc>
        <w:tc>
          <w:tcPr>
            <w:tcW w:w="6741" w:type="dxa"/>
            <w:vAlign w:val="center"/>
          </w:tcPr>
          <w:p w14:paraId="37659EAB" w14:textId="77777777" w:rsidR="00E240AA" w:rsidRDefault="00985EBA">
            <w:pPr>
              <w:pStyle w:val="a3"/>
            </w:pPr>
            <w:r>
              <w:rPr>
                <w:rFonts w:hint="eastAsia"/>
              </w:rPr>
              <w:t>用户账号的新增和维护以及权限管理</w:t>
            </w:r>
          </w:p>
        </w:tc>
      </w:tr>
    </w:tbl>
    <w:p w14:paraId="148DD22C" w14:textId="77777777" w:rsidR="00E240AA" w:rsidRDefault="00E240AA"/>
    <w:p w14:paraId="1FC49922" w14:textId="77777777" w:rsidR="00E240AA" w:rsidRDefault="00985EBA">
      <w:r>
        <w:t>S0</w:t>
      </w:r>
      <w:r>
        <w:rPr>
          <w:rFonts w:hint="eastAsia"/>
        </w:rPr>
        <w:t>5</w:t>
      </w:r>
      <w:r>
        <w:t>-M0</w:t>
      </w:r>
      <w:r>
        <w:rPr>
          <w:rFonts w:hint="eastAsia"/>
        </w:rPr>
        <w:t>2</w:t>
      </w:r>
      <w:r>
        <w:rPr>
          <w:rFonts w:hint="eastAsia"/>
        </w:rPr>
        <w:t>个人信息管理</w:t>
      </w:r>
    </w:p>
    <w:tbl>
      <w:tblPr>
        <w:tblStyle w:val="af1"/>
        <w:tblW w:w="0" w:type="auto"/>
        <w:tblLook w:val="04A0" w:firstRow="1" w:lastRow="0" w:firstColumn="1" w:lastColumn="0" w:noHBand="0" w:noVBand="1"/>
      </w:tblPr>
      <w:tblGrid>
        <w:gridCol w:w="1555"/>
        <w:gridCol w:w="6741"/>
      </w:tblGrid>
      <w:tr w:rsidR="00E240AA" w14:paraId="63A5B0D7" w14:textId="77777777">
        <w:trPr>
          <w:trHeight w:val="454"/>
        </w:trPr>
        <w:tc>
          <w:tcPr>
            <w:tcW w:w="1555" w:type="dxa"/>
            <w:vAlign w:val="center"/>
          </w:tcPr>
          <w:p w14:paraId="54337B33" w14:textId="77777777" w:rsidR="00E240AA" w:rsidRDefault="00985EBA">
            <w:pPr>
              <w:pStyle w:val="a3"/>
            </w:pPr>
            <w:r>
              <w:rPr>
                <w:rFonts w:hint="eastAsia"/>
              </w:rPr>
              <w:t>功能点</w:t>
            </w:r>
          </w:p>
        </w:tc>
        <w:tc>
          <w:tcPr>
            <w:tcW w:w="6741" w:type="dxa"/>
            <w:vAlign w:val="center"/>
          </w:tcPr>
          <w:p w14:paraId="560A492A" w14:textId="77777777" w:rsidR="00E240AA" w:rsidRDefault="00985EBA">
            <w:pPr>
              <w:pStyle w:val="a3"/>
            </w:pPr>
            <w:r>
              <w:rPr>
                <w:rFonts w:hint="eastAsia"/>
              </w:rPr>
              <w:t>功能</w:t>
            </w:r>
          </w:p>
        </w:tc>
      </w:tr>
      <w:tr w:rsidR="00E240AA" w14:paraId="3CBC4857" w14:textId="77777777">
        <w:trPr>
          <w:trHeight w:val="454"/>
        </w:trPr>
        <w:tc>
          <w:tcPr>
            <w:tcW w:w="1555" w:type="dxa"/>
            <w:vAlign w:val="center"/>
          </w:tcPr>
          <w:p w14:paraId="667E071D" w14:textId="77777777" w:rsidR="00E240AA" w:rsidRDefault="00985EBA">
            <w:pPr>
              <w:pStyle w:val="a3"/>
            </w:pPr>
            <w:r>
              <w:rPr>
                <w:rFonts w:hint="eastAsia"/>
              </w:rPr>
              <w:t>S</w:t>
            </w:r>
            <w:r>
              <w:t>0</w:t>
            </w:r>
            <w:r>
              <w:rPr>
                <w:rFonts w:hint="eastAsia"/>
              </w:rPr>
              <w:t>5</w:t>
            </w:r>
            <w:r>
              <w:t>-M0</w:t>
            </w:r>
            <w:r>
              <w:rPr>
                <w:rFonts w:hint="eastAsia"/>
              </w:rPr>
              <w:t>2</w:t>
            </w:r>
            <w:r>
              <w:t>-01</w:t>
            </w:r>
          </w:p>
        </w:tc>
        <w:tc>
          <w:tcPr>
            <w:tcW w:w="6741" w:type="dxa"/>
            <w:vAlign w:val="center"/>
          </w:tcPr>
          <w:p w14:paraId="0BE3C9AA" w14:textId="77777777" w:rsidR="00E240AA" w:rsidRDefault="00985EBA">
            <w:pPr>
              <w:pStyle w:val="a3"/>
            </w:pPr>
            <w:r>
              <w:rPr>
                <w:rFonts w:hint="eastAsia"/>
              </w:rPr>
              <w:t>个人信息维护</w:t>
            </w:r>
            <w:r>
              <w:rPr>
                <w:rFonts w:hint="eastAsia"/>
              </w:rPr>
              <w:t>(</w:t>
            </w:r>
            <w:r>
              <w:rPr>
                <w:rFonts w:hint="eastAsia"/>
              </w:rPr>
              <w:t>包括：修改</w:t>
            </w:r>
            <w:r>
              <w:rPr>
                <w:rFonts w:hint="eastAsia"/>
              </w:rPr>
              <w:t>E-mail,</w:t>
            </w:r>
            <w:r>
              <w:rPr>
                <w:rFonts w:hint="eastAsia"/>
              </w:rPr>
              <w:t>手机，年龄，用户名，密码等</w:t>
            </w:r>
            <w:r>
              <w:rPr>
                <w:rFonts w:hint="eastAsia"/>
              </w:rPr>
              <w:t>)</w:t>
            </w:r>
          </w:p>
        </w:tc>
      </w:tr>
    </w:tbl>
    <w:p w14:paraId="1E2FF352" w14:textId="77777777" w:rsidR="00E240AA" w:rsidRDefault="00E240AA"/>
    <w:p w14:paraId="30964FBB" w14:textId="77777777" w:rsidR="00E240AA" w:rsidRDefault="00985EBA">
      <w:r>
        <w:t>S0</w:t>
      </w:r>
      <w:r>
        <w:rPr>
          <w:rFonts w:hint="eastAsia"/>
        </w:rPr>
        <w:t>5</w:t>
      </w:r>
      <w:r>
        <w:t>-M0</w:t>
      </w:r>
      <w:r>
        <w:rPr>
          <w:rFonts w:hint="eastAsia"/>
        </w:rPr>
        <w:t>3</w:t>
      </w:r>
      <w:r>
        <w:rPr>
          <w:rFonts w:hint="eastAsia"/>
        </w:rPr>
        <w:t>系统信息</w:t>
      </w:r>
    </w:p>
    <w:tbl>
      <w:tblPr>
        <w:tblStyle w:val="af1"/>
        <w:tblW w:w="0" w:type="auto"/>
        <w:tblLook w:val="04A0" w:firstRow="1" w:lastRow="0" w:firstColumn="1" w:lastColumn="0" w:noHBand="0" w:noVBand="1"/>
      </w:tblPr>
      <w:tblGrid>
        <w:gridCol w:w="1555"/>
        <w:gridCol w:w="6741"/>
      </w:tblGrid>
      <w:tr w:rsidR="00E240AA" w14:paraId="1B199FF4" w14:textId="77777777">
        <w:trPr>
          <w:trHeight w:val="454"/>
        </w:trPr>
        <w:tc>
          <w:tcPr>
            <w:tcW w:w="1555" w:type="dxa"/>
            <w:vAlign w:val="center"/>
          </w:tcPr>
          <w:p w14:paraId="117D8297" w14:textId="77777777" w:rsidR="00E240AA" w:rsidRDefault="00985EBA">
            <w:pPr>
              <w:pStyle w:val="a3"/>
            </w:pPr>
            <w:r>
              <w:rPr>
                <w:rFonts w:hint="eastAsia"/>
              </w:rPr>
              <w:t>功能点</w:t>
            </w:r>
          </w:p>
        </w:tc>
        <w:tc>
          <w:tcPr>
            <w:tcW w:w="6741" w:type="dxa"/>
            <w:vAlign w:val="center"/>
          </w:tcPr>
          <w:p w14:paraId="1707A38A" w14:textId="77777777" w:rsidR="00E240AA" w:rsidRDefault="00985EBA">
            <w:pPr>
              <w:pStyle w:val="a3"/>
            </w:pPr>
            <w:r>
              <w:rPr>
                <w:rFonts w:hint="eastAsia"/>
              </w:rPr>
              <w:t>功能</w:t>
            </w:r>
          </w:p>
        </w:tc>
      </w:tr>
      <w:tr w:rsidR="00E240AA" w14:paraId="38B1CA85" w14:textId="77777777">
        <w:trPr>
          <w:trHeight w:val="454"/>
        </w:trPr>
        <w:tc>
          <w:tcPr>
            <w:tcW w:w="1555" w:type="dxa"/>
            <w:vAlign w:val="center"/>
          </w:tcPr>
          <w:p w14:paraId="411A1DAC" w14:textId="77777777" w:rsidR="00E240AA" w:rsidRDefault="00985EBA">
            <w:pPr>
              <w:pStyle w:val="a3"/>
            </w:pPr>
            <w:r>
              <w:rPr>
                <w:rFonts w:hint="eastAsia"/>
              </w:rPr>
              <w:t>S</w:t>
            </w:r>
            <w:r>
              <w:t>0</w:t>
            </w:r>
            <w:r>
              <w:rPr>
                <w:rFonts w:hint="eastAsia"/>
              </w:rPr>
              <w:t>5</w:t>
            </w:r>
            <w:r>
              <w:t>-M0</w:t>
            </w:r>
            <w:r>
              <w:rPr>
                <w:rFonts w:hint="eastAsia"/>
              </w:rPr>
              <w:t>3</w:t>
            </w:r>
            <w:r>
              <w:t>-01</w:t>
            </w:r>
          </w:p>
        </w:tc>
        <w:tc>
          <w:tcPr>
            <w:tcW w:w="6741" w:type="dxa"/>
            <w:vAlign w:val="center"/>
          </w:tcPr>
          <w:p w14:paraId="21F114A5" w14:textId="77777777" w:rsidR="00E240AA" w:rsidRDefault="00985EBA">
            <w:pPr>
              <w:pStyle w:val="a3"/>
            </w:pPr>
            <w:r>
              <w:rPr>
                <w:rFonts w:hint="eastAsia"/>
              </w:rPr>
              <w:t>提醒用户查看待办事宜，及操作步骤提醒。</w:t>
            </w:r>
          </w:p>
        </w:tc>
      </w:tr>
    </w:tbl>
    <w:p w14:paraId="17B31C39" w14:textId="77777777" w:rsidR="00E240AA" w:rsidRDefault="00E240AA">
      <w:pPr>
        <w:rPr>
          <w:rFonts w:ascii="宋体" w:hAnsi="宋体"/>
          <w:szCs w:val="24"/>
        </w:rPr>
      </w:pPr>
    </w:p>
    <w:p w14:paraId="4D4E6A42" w14:textId="77777777" w:rsidR="00E240AA" w:rsidRDefault="00985EBA">
      <w:pPr>
        <w:tabs>
          <w:tab w:val="left" w:pos="312"/>
        </w:tabs>
        <w:outlineLvl w:val="0"/>
        <w:rPr>
          <w:rFonts w:ascii="黑体" w:eastAsia="黑体" w:hAnsi="黑体"/>
          <w:sz w:val="32"/>
          <w:szCs w:val="32"/>
        </w:rPr>
      </w:pPr>
      <w:bookmarkStart w:id="561" w:name="_Toc21432"/>
      <w:r>
        <w:rPr>
          <w:rFonts w:ascii="黑体" w:eastAsia="黑体" w:hAnsi="黑体" w:hint="eastAsia"/>
          <w:sz w:val="32"/>
          <w:szCs w:val="32"/>
        </w:rPr>
        <w:t>3.4接口设计</w:t>
      </w:r>
      <w:bookmarkEnd w:id="561"/>
    </w:p>
    <w:p w14:paraId="544F3E9E" w14:textId="77777777" w:rsidR="00E240AA" w:rsidRDefault="00985EBA">
      <w:r>
        <w:rPr>
          <w:rFonts w:hint="eastAsia"/>
        </w:rPr>
        <w:t>1.</w:t>
      </w:r>
      <w:r>
        <w:rPr>
          <w:rFonts w:hint="eastAsia"/>
        </w:rPr>
        <w:t>用户接口</w:t>
      </w:r>
    </w:p>
    <w:p w14:paraId="7F2208AA" w14:textId="77777777" w:rsidR="00E240AA" w:rsidRDefault="00985EBA">
      <w:r>
        <w:rPr>
          <w:rFonts w:hint="eastAsia"/>
        </w:rPr>
        <w:t>用户界面：采用用户图像界面（</w:t>
      </w:r>
      <w:r>
        <w:rPr>
          <w:rFonts w:hint="eastAsia"/>
        </w:rPr>
        <w:t>GUI</w:t>
      </w:r>
      <w:r>
        <w:rPr>
          <w:rFonts w:hint="eastAsia"/>
        </w:rPr>
        <w:t>）</w:t>
      </w:r>
      <w:r>
        <w:rPr>
          <w:rFonts w:hint="eastAsia"/>
        </w:rPr>
        <w:t>,</w:t>
      </w:r>
      <w:r>
        <w:rPr>
          <w:rFonts w:hint="eastAsia"/>
        </w:rPr>
        <w:t>包括菜单、按钮等元素</w:t>
      </w:r>
    </w:p>
    <w:p w14:paraId="57B356B8" w14:textId="77777777" w:rsidR="00E240AA" w:rsidRDefault="00985EBA">
      <w:r>
        <w:rPr>
          <w:rFonts w:hint="eastAsia"/>
        </w:rPr>
        <w:t>2.</w:t>
      </w:r>
      <w:r>
        <w:rPr>
          <w:rFonts w:hint="eastAsia"/>
        </w:rPr>
        <w:t>外部接口</w:t>
      </w:r>
    </w:p>
    <w:p w14:paraId="1612BF84" w14:textId="77777777" w:rsidR="00E240AA" w:rsidRDefault="00985EBA">
      <w:r>
        <w:rPr>
          <w:rFonts w:hint="eastAsia"/>
        </w:rPr>
        <w:t>软件接口：软件运行于</w:t>
      </w:r>
      <w:r>
        <w:rPr>
          <w:rFonts w:hint="eastAsia"/>
        </w:rPr>
        <w:t>Win10</w:t>
      </w:r>
      <w:r>
        <w:rPr>
          <w:rFonts w:hint="eastAsia"/>
        </w:rPr>
        <w:t>以上操作系统</w:t>
      </w:r>
    </w:p>
    <w:p w14:paraId="6849E94B" w14:textId="77777777" w:rsidR="00E240AA" w:rsidRDefault="00985EBA">
      <w:r>
        <w:rPr>
          <w:rFonts w:hint="eastAsia"/>
        </w:rPr>
        <w:t>硬件接口：数据线</w:t>
      </w:r>
    </w:p>
    <w:p w14:paraId="7687C0E1" w14:textId="77777777" w:rsidR="00E240AA" w:rsidRDefault="00985EBA">
      <w:r>
        <w:rPr>
          <w:rFonts w:hint="eastAsia"/>
        </w:rPr>
        <w:t>3.</w:t>
      </w:r>
      <w:r>
        <w:rPr>
          <w:rFonts w:hint="eastAsia"/>
        </w:rPr>
        <w:t>主要内部接口</w:t>
      </w:r>
    </w:p>
    <w:p w14:paraId="50FF6163" w14:textId="77777777" w:rsidR="00E240AA" w:rsidRDefault="00985EBA">
      <w:bookmarkStart w:id="562" w:name="_Toc19760"/>
      <w:r>
        <w:rPr>
          <w:rFonts w:hint="eastAsia"/>
        </w:rPr>
        <w:t>（</w:t>
      </w:r>
      <w:r>
        <w:rPr>
          <w:rFonts w:hint="eastAsia"/>
        </w:rPr>
        <w:t>1</w:t>
      </w:r>
      <w:r>
        <w:rPr>
          <w:rFonts w:hint="eastAsia"/>
        </w:rPr>
        <w:t>）系统功能模块：</w:t>
      </w:r>
      <w:r>
        <w:rPr>
          <w:rFonts w:hint="eastAsia"/>
          <w:color w:val="000000" w:themeColor="text1"/>
        </w:rPr>
        <w:t>首先用户进入该模块，如果用户没有账号，可进入注册模</w:t>
      </w:r>
      <w:r>
        <w:rPr>
          <w:rFonts w:hint="eastAsia"/>
          <w:color w:val="000000" w:themeColor="text1"/>
        </w:rPr>
        <w:lastRenderedPageBreak/>
        <w:t>块申请注册，用户进入该模块后按照系统提示填写信息，完成实名认证等操作后系统提示是否注册成功，若注册成功就提示注册成功，若失败则提示用户需重新填写信息。</w:t>
      </w:r>
    </w:p>
    <w:p w14:paraId="7047F14C" w14:textId="77777777" w:rsidR="00E240AA" w:rsidRDefault="00985EBA">
      <w:r>
        <w:rPr>
          <w:rFonts w:hint="eastAsia"/>
        </w:rPr>
        <w:t>（</w:t>
      </w:r>
      <w:r>
        <w:rPr>
          <w:rFonts w:hint="eastAsia"/>
        </w:rPr>
        <w:t>2</w:t>
      </w:r>
      <w:r>
        <w:rPr>
          <w:rFonts w:hint="eastAsia"/>
        </w:rPr>
        <w:t>）视频标记信息分类管理模块：用户登录成功后可进入，并在相应的菜单栏进行相应的操作。包括对产品结构三维模型、三维工艺及技术要求进行增、删、改、查等操作。</w:t>
      </w:r>
    </w:p>
    <w:p w14:paraId="1300E4C0" w14:textId="77777777" w:rsidR="00E240AA" w:rsidRDefault="00985EBA">
      <w:r>
        <w:rPr>
          <w:rFonts w:hint="eastAsia"/>
        </w:rPr>
        <w:t>（</w:t>
      </w:r>
      <w:r>
        <w:rPr>
          <w:rFonts w:hint="eastAsia"/>
        </w:rPr>
        <w:t>3</w:t>
      </w:r>
      <w:r>
        <w:rPr>
          <w:rFonts w:hint="eastAsia"/>
        </w:rPr>
        <w:t>）示教视频分类管理模块：用户登录成功后可进入，并在相应的菜单栏进行相应的操作。包括对示教视频进行播放以及增、删、改、查等操作。</w:t>
      </w:r>
    </w:p>
    <w:p w14:paraId="24546235" w14:textId="77777777" w:rsidR="00E240AA" w:rsidRDefault="00985EBA">
      <w:r>
        <w:rPr>
          <w:rFonts w:hint="eastAsia"/>
        </w:rPr>
        <w:t>（</w:t>
      </w:r>
      <w:r>
        <w:rPr>
          <w:rFonts w:hint="eastAsia"/>
        </w:rPr>
        <w:t>4</w:t>
      </w:r>
      <w:r>
        <w:rPr>
          <w:rFonts w:hint="eastAsia"/>
        </w:rPr>
        <w:t>）维修物体识别跟踪模块：用户登录成功后可进入，点击开始便可以进行目标物的识别跟踪，当目标物被准确地安装到指定位置后便会跳转对下一个目标物进行识别跟踪，以此类推，直至完成整个过程。</w:t>
      </w:r>
    </w:p>
    <w:p w14:paraId="54485788" w14:textId="77777777" w:rsidR="00E240AA" w:rsidRDefault="00985EBA">
      <w:r>
        <w:rPr>
          <w:rFonts w:hint="eastAsia"/>
        </w:rPr>
        <w:t>（</w:t>
      </w:r>
      <w:r>
        <w:rPr>
          <w:rFonts w:hint="eastAsia"/>
        </w:rPr>
        <w:t>5</w:t>
      </w:r>
      <w:r>
        <w:rPr>
          <w:rFonts w:hint="eastAsia"/>
        </w:rPr>
        <w:t>）标记信息注册模块：用户登录成功后进入，根据拍摄的内容进行标记的查询和选择并进行注册，对注册的标记信息的大小、颜色、透明度等进行调整。</w:t>
      </w:r>
    </w:p>
    <w:p w14:paraId="7652D2CC" w14:textId="77777777" w:rsidR="00E240AA" w:rsidRDefault="00985EBA">
      <w:pPr>
        <w:outlineLvl w:val="1"/>
        <w:rPr>
          <w:rFonts w:ascii="黑体" w:eastAsia="黑体" w:hAnsi="黑体"/>
          <w:sz w:val="30"/>
          <w:szCs w:val="30"/>
        </w:rPr>
      </w:pPr>
      <w:bookmarkStart w:id="563" w:name="_Toc4375"/>
      <w:bookmarkStart w:id="564" w:name="_Toc1104"/>
      <w:bookmarkStart w:id="565" w:name="_Toc59721265"/>
      <w:bookmarkStart w:id="566" w:name="_Toc2183"/>
      <w:r>
        <w:rPr>
          <w:rFonts w:ascii="黑体" w:eastAsia="黑体" w:hAnsi="黑体" w:hint="eastAsia"/>
          <w:sz w:val="30"/>
          <w:szCs w:val="30"/>
        </w:rPr>
        <w:t>3.4.1部分软件接口</w:t>
      </w:r>
      <w:bookmarkEnd w:id="562"/>
      <w:bookmarkEnd w:id="563"/>
      <w:bookmarkEnd w:id="564"/>
      <w:bookmarkEnd w:id="565"/>
      <w:bookmarkEnd w:id="566"/>
    </w:p>
    <w:p w14:paraId="626DC681" w14:textId="77777777" w:rsidR="00E240AA" w:rsidRDefault="00985EBA">
      <w:pPr>
        <w:outlineLvl w:val="1"/>
        <w:rPr>
          <w:rFonts w:ascii="黑体" w:eastAsia="黑体" w:hAnsi="黑体"/>
          <w:color w:val="000000" w:themeColor="text1"/>
          <w:szCs w:val="24"/>
        </w:rPr>
      </w:pPr>
      <w:bookmarkStart w:id="567" w:name="_Toc16976"/>
      <w:bookmarkStart w:id="568" w:name="_Toc18305"/>
      <w:bookmarkStart w:id="569" w:name="_Toc59181890"/>
      <w:bookmarkStart w:id="570" w:name="_Toc23698"/>
      <w:bookmarkStart w:id="571" w:name="_Toc59721266"/>
      <w:bookmarkStart w:id="572" w:name="_Toc12246"/>
      <w:bookmarkStart w:id="573" w:name="_Toc21603"/>
      <w:bookmarkStart w:id="574" w:name="_Toc22175"/>
      <w:bookmarkStart w:id="575" w:name="_Toc790"/>
      <w:r>
        <w:rPr>
          <w:rFonts w:ascii="黑体" w:eastAsia="黑体" w:hAnsi="黑体" w:hint="eastAsia"/>
          <w:color w:val="000000" w:themeColor="text1"/>
          <w:szCs w:val="24"/>
        </w:rPr>
        <w:t>S01维修视频标记信息管理模块</w:t>
      </w:r>
      <w:bookmarkStart w:id="576" w:name="_Toc27986448"/>
      <w:bookmarkStart w:id="577" w:name="_Toc15641"/>
      <w:bookmarkStart w:id="578" w:name="_Toc22800"/>
      <w:bookmarkEnd w:id="567"/>
      <w:bookmarkEnd w:id="568"/>
      <w:bookmarkEnd w:id="569"/>
      <w:bookmarkEnd w:id="570"/>
      <w:bookmarkEnd w:id="571"/>
      <w:bookmarkEnd w:id="572"/>
      <w:bookmarkEnd w:id="573"/>
      <w:bookmarkEnd w:id="574"/>
      <w:bookmarkEnd w:id="575"/>
    </w:p>
    <w:p w14:paraId="2865405F" w14:textId="77777777" w:rsidR="00E240AA" w:rsidRDefault="00985EBA">
      <w:pPr>
        <w:outlineLvl w:val="1"/>
        <w:rPr>
          <w:rFonts w:ascii="黑体" w:eastAsia="黑体" w:hAnsi="黑体"/>
          <w:color w:val="000000" w:themeColor="text1"/>
          <w:szCs w:val="24"/>
        </w:rPr>
      </w:pPr>
      <w:bookmarkStart w:id="579" w:name="_Toc12672"/>
      <w:bookmarkStart w:id="580" w:name="_Toc3583"/>
      <w:bookmarkStart w:id="581" w:name="_Toc20454"/>
      <w:r>
        <w:rPr>
          <w:rFonts w:hint="eastAsia"/>
        </w:rPr>
        <w:t>void image_import</w:t>
      </w:r>
      <w:bookmarkEnd w:id="579"/>
      <w:bookmarkEnd w:id="580"/>
      <w:bookmarkEnd w:id="581"/>
      <w:r>
        <w:rPr>
          <w:rFonts w:hint="eastAsia"/>
        </w:rPr>
        <w:t xml:space="preserve"> </w:t>
      </w:r>
    </w:p>
    <w:p w14:paraId="4F633981" w14:textId="77777777" w:rsidR="00E240AA" w:rsidRDefault="00985EBA">
      <w:pPr>
        <w:tabs>
          <w:tab w:val="left" w:pos="312"/>
        </w:tabs>
        <w:ind w:left="480"/>
        <w:outlineLvl w:val="1"/>
      </w:pPr>
      <w:bookmarkStart w:id="582" w:name="_Toc22929"/>
      <w:bookmarkStart w:id="583" w:name="_Toc20770"/>
      <w:bookmarkStart w:id="584" w:name="_Toc23980"/>
      <w:r>
        <w:rPr>
          <w:rFonts w:hint="eastAsia"/>
        </w:rPr>
        <w:t>【函数原型】</w:t>
      </w:r>
      <w:r>
        <w:rPr>
          <w:rFonts w:hint="eastAsia"/>
        </w:rPr>
        <w:t xml:space="preserve"> void image_import (Mat &amp;image)</w:t>
      </w:r>
      <w:bookmarkEnd w:id="582"/>
      <w:bookmarkEnd w:id="583"/>
      <w:bookmarkEnd w:id="584"/>
    </w:p>
    <w:p w14:paraId="2CA1DE29" w14:textId="77777777" w:rsidR="00E240AA" w:rsidRDefault="00985EBA">
      <w:pPr>
        <w:tabs>
          <w:tab w:val="left" w:pos="312"/>
        </w:tabs>
        <w:ind w:left="480"/>
        <w:outlineLvl w:val="1"/>
      </w:pPr>
      <w:bookmarkStart w:id="585" w:name="_Toc15390"/>
      <w:bookmarkStart w:id="586" w:name="_Toc12132"/>
      <w:bookmarkStart w:id="587" w:name="_Toc6829"/>
      <w:r>
        <w:rPr>
          <w:rFonts w:hint="eastAsia"/>
        </w:rPr>
        <w:t>【功能】向工艺信息数据库中导入图片数据</w:t>
      </w:r>
      <w:bookmarkEnd w:id="585"/>
      <w:bookmarkEnd w:id="586"/>
      <w:bookmarkEnd w:id="587"/>
    </w:p>
    <w:p w14:paraId="58D48BA2" w14:textId="77777777" w:rsidR="00E240AA" w:rsidRDefault="00985EBA">
      <w:pPr>
        <w:tabs>
          <w:tab w:val="left" w:pos="312"/>
        </w:tabs>
        <w:ind w:left="480"/>
        <w:outlineLvl w:val="1"/>
      </w:pPr>
      <w:bookmarkStart w:id="588" w:name="_Toc7781"/>
      <w:bookmarkStart w:id="589" w:name="_Toc13137"/>
      <w:bookmarkStart w:id="590" w:name="_Toc10207"/>
      <w:r>
        <w:rPr>
          <w:rFonts w:hint="eastAsia"/>
        </w:rPr>
        <w:t>【声明头文件】</w:t>
      </w:r>
      <w:r>
        <w:rPr>
          <w:rFonts w:hint="eastAsia"/>
        </w:rPr>
        <w:t>import_</w:t>
      </w:r>
      <w:r>
        <w:t>infor</w:t>
      </w:r>
      <w:r>
        <w:rPr>
          <w:rFonts w:hint="eastAsia"/>
        </w:rPr>
        <w:t>.h</w:t>
      </w:r>
      <w:bookmarkEnd w:id="588"/>
      <w:bookmarkEnd w:id="589"/>
      <w:bookmarkEnd w:id="590"/>
    </w:p>
    <w:p w14:paraId="6CFD9D4A" w14:textId="77777777" w:rsidR="00E240AA" w:rsidRDefault="00985EBA">
      <w:pPr>
        <w:outlineLvl w:val="1"/>
        <w:rPr>
          <w:rFonts w:ascii="黑体" w:eastAsia="黑体" w:hAnsi="黑体"/>
          <w:color w:val="000000" w:themeColor="text1"/>
          <w:szCs w:val="24"/>
        </w:rPr>
      </w:pPr>
      <w:bookmarkStart w:id="591" w:name="_Toc19256"/>
      <w:bookmarkStart w:id="592" w:name="_Toc19039"/>
      <w:bookmarkStart w:id="593" w:name="_Toc3612"/>
      <w:r>
        <w:rPr>
          <w:rFonts w:hint="eastAsia"/>
        </w:rPr>
        <w:t>void text_import</w:t>
      </w:r>
      <w:bookmarkEnd w:id="591"/>
      <w:bookmarkEnd w:id="592"/>
      <w:bookmarkEnd w:id="593"/>
      <w:r>
        <w:rPr>
          <w:rFonts w:hint="eastAsia"/>
        </w:rPr>
        <w:t xml:space="preserve"> </w:t>
      </w:r>
    </w:p>
    <w:p w14:paraId="58881F1C" w14:textId="77777777" w:rsidR="00E240AA" w:rsidRDefault="00985EBA">
      <w:pPr>
        <w:tabs>
          <w:tab w:val="left" w:pos="312"/>
        </w:tabs>
        <w:ind w:left="480"/>
        <w:outlineLvl w:val="1"/>
      </w:pPr>
      <w:bookmarkStart w:id="594" w:name="_Toc24545"/>
      <w:bookmarkStart w:id="595" w:name="_Toc13688"/>
      <w:bookmarkStart w:id="596" w:name="_Toc25241"/>
      <w:r>
        <w:rPr>
          <w:rFonts w:hint="eastAsia"/>
        </w:rPr>
        <w:t>【函数原型】</w:t>
      </w:r>
      <w:r>
        <w:rPr>
          <w:rFonts w:hint="eastAsia"/>
        </w:rPr>
        <w:t xml:space="preserve"> void </w:t>
      </w:r>
      <w:r>
        <w:t>text</w:t>
      </w:r>
      <w:r>
        <w:rPr>
          <w:rFonts w:hint="eastAsia"/>
        </w:rPr>
        <w:t>_import (</w:t>
      </w:r>
      <w:r>
        <w:t>String str</w:t>
      </w:r>
      <w:r>
        <w:rPr>
          <w:rFonts w:hint="eastAsia"/>
        </w:rPr>
        <w:t>)</w:t>
      </w:r>
      <w:bookmarkEnd w:id="594"/>
      <w:bookmarkEnd w:id="595"/>
      <w:bookmarkEnd w:id="596"/>
    </w:p>
    <w:p w14:paraId="791E5F7E" w14:textId="77777777" w:rsidR="00E240AA" w:rsidRDefault="00985EBA">
      <w:pPr>
        <w:tabs>
          <w:tab w:val="left" w:pos="312"/>
        </w:tabs>
        <w:ind w:left="480"/>
        <w:outlineLvl w:val="1"/>
      </w:pPr>
      <w:bookmarkStart w:id="597" w:name="_Toc8570"/>
      <w:bookmarkStart w:id="598" w:name="_Toc1482"/>
      <w:bookmarkStart w:id="599" w:name="_Toc32120"/>
      <w:r>
        <w:rPr>
          <w:rFonts w:hint="eastAsia"/>
        </w:rPr>
        <w:t>【功能】向工艺信息数据库中导入工艺文本</w:t>
      </w:r>
      <w:bookmarkEnd w:id="597"/>
      <w:bookmarkEnd w:id="598"/>
      <w:bookmarkEnd w:id="599"/>
    </w:p>
    <w:p w14:paraId="1D425B50" w14:textId="77777777" w:rsidR="00E240AA" w:rsidRDefault="00985EBA">
      <w:pPr>
        <w:tabs>
          <w:tab w:val="left" w:pos="312"/>
        </w:tabs>
        <w:ind w:left="480"/>
        <w:outlineLvl w:val="1"/>
      </w:pPr>
      <w:bookmarkStart w:id="600" w:name="_Toc15729"/>
      <w:bookmarkStart w:id="601" w:name="_Toc9828"/>
      <w:bookmarkStart w:id="602" w:name="_Toc6661"/>
      <w:r>
        <w:rPr>
          <w:rFonts w:hint="eastAsia"/>
        </w:rPr>
        <w:t>【声明头文件】</w:t>
      </w:r>
      <w:r>
        <w:rPr>
          <w:rFonts w:hint="eastAsia"/>
        </w:rPr>
        <w:t>import_</w:t>
      </w:r>
      <w:r>
        <w:t>infor</w:t>
      </w:r>
      <w:r>
        <w:rPr>
          <w:rFonts w:hint="eastAsia"/>
        </w:rPr>
        <w:t>.h</w:t>
      </w:r>
      <w:bookmarkEnd w:id="600"/>
      <w:bookmarkEnd w:id="601"/>
      <w:bookmarkEnd w:id="602"/>
    </w:p>
    <w:p w14:paraId="15B5CD54" w14:textId="77777777" w:rsidR="00E240AA" w:rsidRDefault="00E240AA">
      <w:pPr>
        <w:tabs>
          <w:tab w:val="left" w:pos="312"/>
        </w:tabs>
        <w:ind w:left="480"/>
        <w:outlineLvl w:val="1"/>
      </w:pPr>
    </w:p>
    <w:p w14:paraId="7A92CB01" w14:textId="77777777" w:rsidR="00E240AA" w:rsidRDefault="00985EBA">
      <w:pPr>
        <w:outlineLvl w:val="1"/>
        <w:rPr>
          <w:rFonts w:ascii="黑体" w:eastAsia="黑体" w:hAnsi="黑体"/>
          <w:color w:val="000000" w:themeColor="text1"/>
          <w:szCs w:val="24"/>
        </w:rPr>
      </w:pPr>
      <w:bookmarkStart w:id="603" w:name="_Toc59181891"/>
      <w:bookmarkStart w:id="604" w:name="_Toc10543"/>
      <w:bookmarkStart w:id="605" w:name="_Toc17480"/>
      <w:bookmarkStart w:id="606" w:name="_Toc59721267"/>
      <w:bookmarkStart w:id="607" w:name="_Toc28949"/>
      <w:bookmarkStart w:id="608" w:name="_Toc8522"/>
      <w:bookmarkStart w:id="609" w:name="_Toc6740"/>
      <w:r>
        <w:rPr>
          <w:rFonts w:ascii="黑体" w:eastAsia="黑体" w:hAnsi="黑体" w:hint="eastAsia"/>
          <w:color w:val="000000" w:themeColor="text1"/>
          <w:szCs w:val="24"/>
        </w:rPr>
        <w:t>S02维修示教视频管理模块接口</w:t>
      </w:r>
      <w:bookmarkStart w:id="610" w:name="_Toc29362"/>
      <w:bookmarkStart w:id="611" w:name="_Toc5642"/>
      <w:bookmarkEnd w:id="576"/>
      <w:bookmarkEnd w:id="577"/>
      <w:bookmarkEnd w:id="578"/>
      <w:bookmarkEnd w:id="603"/>
      <w:bookmarkEnd w:id="604"/>
      <w:bookmarkEnd w:id="605"/>
      <w:bookmarkEnd w:id="606"/>
      <w:bookmarkEnd w:id="607"/>
      <w:bookmarkEnd w:id="608"/>
      <w:bookmarkEnd w:id="609"/>
    </w:p>
    <w:p w14:paraId="6C82EE1B" w14:textId="77777777" w:rsidR="00E240AA" w:rsidRDefault="00985EBA">
      <w:pPr>
        <w:outlineLvl w:val="1"/>
        <w:rPr>
          <w:rFonts w:ascii="黑体" w:eastAsia="黑体" w:hAnsi="黑体"/>
          <w:color w:val="000000" w:themeColor="text1"/>
          <w:szCs w:val="24"/>
        </w:rPr>
      </w:pPr>
      <w:bookmarkStart w:id="612" w:name="_Toc9818"/>
      <w:bookmarkStart w:id="613" w:name="_Toc26770"/>
      <w:bookmarkStart w:id="614" w:name="_Toc32563"/>
      <w:r>
        <w:t>void</w:t>
      </w:r>
      <w:r>
        <w:rPr>
          <w:rFonts w:hint="eastAsia"/>
        </w:rPr>
        <w:t xml:space="preserve"> </w:t>
      </w:r>
      <w:r>
        <w:t>video</w:t>
      </w:r>
      <w:r>
        <w:rPr>
          <w:rFonts w:hint="eastAsia"/>
        </w:rPr>
        <w:t>_import</w:t>
      </w:r>
      <w:bookmarkEnd w:id="612"/>
      <w:bookmarkEnd w:id="613"/>
      <w:bookmarkEnd w:id="614"/>
      <w:r>
        <w:rPr>
          <w:rFonts w:hint="eastAsia"/>
        </w:rPr>
        <w:t xml:space="preserve"> </w:t>
      </w:r>
    </w:p>
    <w:p w14:paraId="75F56EAD" w14:textId="77777777" w:rsidR="00E240AA" w:rsidRDefault="00985EBA">
      <w:pPr>
        <w:tabs>
          <w:tab w:val="left" w:pos="312"/>
        </w:tabs>
        <w:ind w:left="480"/>
        <w:outlineLvl w:val="1"/>
      </w:pPr>
      <w:bookmarkStart w:id="615" w:name="_Toc19126"/>
      <w:bookmarkStart w:id="616" w:name="_Toc15829"/>
      <w:bookmarkStart w:id="617" w:name="_Toc10271"/>
      <w:r>
        <w:rPr>
          <w:rFonts w:hint="eastAsia"/>
        </w:rPr>
        <w:t>【函数原型】</w:t>
      </w:r>
      <w:r>
        <w:rPr>
          <w:rFonts w:hint="eastAsia"/>
        </w:rPr>
        <w:t xml:space="preserve"> void </w:t>
      </w:r>
      <w:r>
        <w:t>video</w:t>
      </w:r>
      <w:r>
        <w:rPr>
          <w:rFonts w:hint="eastAsia"/>
        </w:rPr>
        <w:t>_impor (</w:t>
      </w:r>
      <w:r>
        <w:t>String str</w:t>
      </w:r>
      <w:r>
        <w:rPr>
          <w:rFonts w:hint="eastAsia"/>
        </w:rPr>
        <w:t>)</w:t>
      </w:r>
      <w:bookmarkEnd w:id="615"/>
      <w:bookmarkEnd w:id="616"/>
      <w:bookmarkEnd w:id="617"/>
    </w:p>
    <w:p w14:paraId="63A3E033" w14:textId="77777777" w:rsidR="00E240AA" w:rsidRDefault="00985EBA">
      <w:pPr>
        <w:tabs>
          <w:tab w:val="left" w:pos="312"/>
        </w:tabs>
        <w:ind w:left="480"/>
        <w:outlineLvl w:val="1"/>
      </w:pPr>
      <w:bookmarkStart w:id="618" w:name="_Toc2805"/>
      <w:bookmarkStart w:id="619" w:name="_Toc11150"/>
      <w:bookmarkStart w:id="620" w:name="_Toc19443"/>
      <w:r>
        <w:rPr>
          <w:rFonts w:hint="eastAsia"/>
        </w:rPr>
        <w:t>【功能】向视频信息数据库中导入示教视频的路径地址</w:t>
      </w:r>
      <w:bookmarkEnd w:id="618"/>
      <w:bookmarkEnd w:id="619"/>
      <w:bookmarkEnd w:id="620"/>
    </w:p>
    <w:p w14:paraId="20DD0063" w14:textId="77777777" w:rsidR="00E240AA" w:rsidRDefault="00985EBA">
      <w:pPr>
        <w:tabs>
          <w:tab w:val="left" w:pos="312"/>
        </w:tabs>
        <w:ind w:left="480"/>
        <w:outlineLvl w:val="1"/>
      </w:pPr>
      <w:bookmarkStart w:id="621" w:name="_Toc23330"/>
      <w:bookmarkStart w:id="622" w:name="_Toc3411"/>
      <w:bookmarkStart w:id="623" w:name="_Toc21789"/>
      <w:r>
        <w:rPr>
          <w:rFonts w:hint="eastAsia"/>
        </w:rPr>
        <w:t>【声明头文件】</w:t>
      </w:r>
      <w:r>
        <w:rPr>
          <w:rFonts w:hint="eastAsia"/>
        </w:rPr>
        <w:t>import</w:t>
      </w:r>
      <w:r>
        <w:t>_video</w:t>
      </w:r>
      <w:r>
        <w:rPr>
          <w:rFonts w:hint="eastAsia"/>
        </w:rPr>
        <w:t>.h</w:t>
      </w:r>
      <w:bookmarkEnd w:id="621"/>
      <w:bookmarkEnd w:id="622"/>
      <w:bookmarkEnd w:id="623"/>
    </w:p>
    <w:p w14:paraId="5964931B" w14:textId="77777777" w:rsidR="00E240AA" w:rsidRDefault="00985EBA">
      <w:pPr>
        <w:outlineLvl w:val="1"/>
        <w:rPr>
          <w:rFonts w:ascii="黑体" w:eastAsia="黑体" w:hAnsi="黑体"/>
          <w:color w:val="000000" w:themeColor="text1"/>
          <w:szCs w:val="24"/>
        </w:rPr>
      </w:pPr>
      <w:bookmarkStart w:id="624" w:name="_Toc10508"/>
      <w:bookmarkStart w:id="625" w:name="_Toc20713"/>
      <w:bookmarkStart w:id="626" w:name="_Toc10850"/>
      <w:r>
        <w:t>void</w:t>
      </w:r>
      <w:r>
        <w:rPr>
          <w:rFonts w:hint="eastAsia"/>
        </w:rPr>
        <w:t xml:space="preserve"> </w:t>
      </w:r>
      <w:r>
        <w:t>video</w:t>
      </w:r>
      <w:r>
        <w:rPr>
          <w:rFonts w:hint="eastAsia"/>
        </w:rPr>
        <w:t>_</w:t>
      </w:r>
      <w:r>
        <w:t>play</w:t>
      </w:r>
      <w:bookmarkEnd w:id="624"/>
      <w:bookmarkEnd w:id="625"/>
      <w:bookmarkEnd w:id="626"/>
      <w:r>
        <w:rPr>
          <w:rFonts w:hint="eastAsia"/>
        </w:rPr>
        <w:t xml:space="preserve"> </w:t>
      </w:r>
    </w:p>
    <w:p w14:paraId="026C550B" w14:textId="77777777" w:rsidR="00E240AA" w:rsidRDefault="00985EBA">
      <w:pPr>
        <w:tabs>
          <w:tab w:val="left" w:pos="312"/>
        </w:tabs>
        <w:ind w:left="480"/>
        <w:outlineLvl w:val="1"/>
      </w:pPr>
      <w:bookmarkStart w:id="627" w:name="_Toc28781"/>
      <w:bookmarkStart w:id="628" w:name="_Toc20074"/>
      <w:bookmarkStart w:id="629" w:name="_Toc11319"/>
      <w:r>
        <w:rPr>
          <w:rFonts w:hint="eastAsia"/>
        </w:rPr>
        <w:t>【函数原型】</w:t>
      </w:r>
      <w:r>
        <w:rPr>
          <w:rFonts w:hint="eastAsia"/>
        </w:rPr>
        <w:t xml:space="preserve"> void </w:t>
      </w:r>
      <w:r>
        <w:t>video</w:t>
      </w:r>
      <w:r>
        <w:rPr>
          <w:rFonts w:hint="eastAsia"/>
        </w:rPr>
        <w:t>_impor (</w:t>
      </w:r>
      <w:r>
        <w:t>String str</w:t>
      </w:r>
      <w:r>
        <w:rPr>
          <w:rFonts w:hint="eastAsia"/>
        </w:rPr>
        <w:t>)</w:t>
      </w:r>
      <w:bookmarkEnd w:id="627"/>
      <w:bookmarkEnd w:id="628"/>
      <w:bookmarkEnd w:id="629"/>
    </w:p>
    <w:p w14:paraId="11073F7F" w14:textId="77777777" w:rsidR="00E240AA" w:rsidRDefault="00985EBA">
      <w:pPr>
        <w:tabs>
          <w:tab w:val="left" w:pos="312"/>
        </w:tabs>
        <w:ind w:left="480"/>
        <w:outlineLvl w:val="1"/>
      </w:pPr>
      <w:bookmarkStart w:id="630" w:name="_Toc413"/>
      <w:bookmarkStart w:id="631" w:name="_Toc13386"/>
      <w:bookmarkStart w:id="632" w:name="_Toc26109"/>
      <w:r>
        <w:rPr>
          <w:rFonts w:hint="eastAsia"/>
        </w:rPr>
        <w:t>【功能】向视频播放器中导入示教视频的路径地址</w:t>
      </w:r>
      <w:bookmarkEnd w:id="630"/>
      <w:bookmarkEnd w:id="631"/>
      <w:bookmarkEnd w:id="632"/>
    </w:p>
    <w:p w14:paraId="5E1B9CF7" w14:textId="77777777" w:rsidR="00E240AA" w:rsidRDefault="00985EBA">
      <w:pPr>
        <w:tabs>
          <w:tab w:val="left" w:pos="312"/>
        </w:tabs>
        <w:ind w:left="480"/>
        <w:outlineLvl w:val="1"/>
      </w:pPr>
      <w:bookmarkStart w:id="633" w:name="_Toc26626"/>
      <w:bookmarkStart w:id="634" w:name="_Toc494"/>
      <w:bookmarkStart w:id="635" w:name="_Toc28234"/>
      <w:r>
        <w:rPr>
          <w:rFonts w:hint="eastAsia"/>
        </w:rPr>
        <w:t>【声明头文件】</w:t>
      </w:r>
      <w:r>
        <w:t>video</w:t>
      </w:r>
      <w:r>
        <w:rPr>
          <w:rFonts w:hint="eastAsia"/>
        </w:rPr>
        <w:t>_</w:t>
      </w:r>
      <w:r>
        <w:t>play</w:t>
      </w:r>
      <w:r>
        <w:rPr>
          <w:rFonts w:hint="eastAsia"/>
        </w:rPr>
        <w:t>.h</w:t>
      </w:r>
      <w:bookmarkEnd w:id="633"/>
      <w:bookmarkEnd w:id="634"/>
      <w:bookmarkEnd w:id="635"/>
    </w:p>
    <w:p w14:paraId="6461988E" w14:textId="77777777" w:rsidR="00E240AA" w:rsidRDefault="00E240AA">
      <w:pPr>
        <w:tabs>
          <w:tab w:val="left" w:pos="312"/>
        </w:tabs>
        <w:ind w:left="480"/>
        <w:outlineLvl w:val="1"/>
      </w:pPr>
    </w:p>
    <w:p w14:paraId="0F265DD9" w14:textId="77777777" w:rsidR="00E240AA" w:rsidRDefault="00985EBA">
      <w:pPr>
        <w:tabs>
          <w:tab w:val="left" w:pos="312"/>
        </w:tabs>
        <w:outlineLvl w:val="1"/>
        <w:rPr>
          <w:rFonts w:ascii="黑体" w:eastAsia="黑体" w:hAnsi="黑体"/>
          <w:szCs w:val="24"/>
        </w:rPr>
      </w:pPr>
      <w:bookmarkStart w:id="636" w:name="_Toc1798"/>
      <w:bookmarkStart w:id="637" w:name="_Toc3046"/>
      <w:bookmarkStart w:id="638" w:name="_Toc14113"/>
      <w:bookmarkStart w:id="639" w:name="_Toc59181892"/>
      <w:bookmarkStart w:id="640" w:name="_Toc30895"/>
      <w:bookmarkStart w:id="641" w:name="_Toc59721268"/>
      <w:bookmarkStart w:id="642" w:name="_Toc6714"/>
      <w:r>
        <w:rPr>
          <w:rFonts w:ascii="黑体" w:eastAsia="黑体" w:hAnsi="黑体" w:hint="eastAsia"/>
          <w:color w:val="000000" w:themeColor="text1"/>
          <w:szCs w:val="24"/>
        </w:rPr>
        <w:t>S03维修三维跟踪注册模块接口</w:t>
      </w:r>
      <w:bookmarkEnd w:id="610"/>
      <w:bookmarkEnd w:id="611"/>
      <w:bookmarkEnd w:id="636"/>
      <w:bookmarkEnd w:id="637"/>
      <w:bookmarkEnd w:id="638"/>
      <w:bookmarkEnd w:id="639"/>
      <w:bookmarkEnd w:id="640"/>
      <w:bookmarkEnd w:id="641"/>
      <w:bookmarkEnd w:id="642"/>
      <w:r>
        <w:rPr>
          <w:rFonts w:ascii="黑体" w:eastAsia="黑体" w:hAnsi="黑体" w:hint="eastAsia"/>
          <w:color w:val="FF0000"/>
          <w:szCs w:val="24"/>
        </w:rPr>
        <w:t xml:space="preserve"> </w:t>
      </w:r>
      <w:r>
        <w:rPr>
          <w:rFonts w:ascii="黑体" w:eastAsia="黑体" w:hAnsi="黑体" w:hint="eastAsia"/>
          <w:szCs w:val="24"/>
        </w:rPr>
        <w:t xml:space="preserve">  </w:t>
      </w:r>
    </w:p>
    <w:p w14:paraId="4DEB14A4" w14:textId="77777777" w:rsidR="00E240AA" w:rsidRDefault="00985EBA">
      <w:pPr>
        <w:tabs>
          <w:tab w:val="left" w:pos="312"/>
        </w:tabs>
        <w:outlineLvl w:val="1"/>
      </w:pPr>
      <w:bookmarkStart w:id="643" w:name="_Toc4684"/>
      <w:bookmarkStart w:id="644" w:name="_Toc837"/>
      <w:bookmarkStart w:id="645" w:name="_Toc29428"/>
      <w:r>
        <w:rPr>
          <w:rFonts w:hint="eastAsia"/>
        </w:rPr>
        <w:lastRenderedPageBreak/>
        <w:t>void pose_estimate</w:t>
      </w:r>
      <w:bookmarkEnd w:id="643"/>
      <w:bookmarkEnd w:id="644"/>
      <w:bookmarkEnd w:id="645"/>
      <w:r>
        <w:rPr>
          <w:rFonts w:hint="eastAsia"/>
        </w:rPr>
        <w:t xml:space="preserve"> </w:t>
      </w:r>
    </w:p>
    <w:p w14:paraId="4E83A401" w14:textId="77777777" w:rsidR="00E240AA" w:rsidRDefault="00985EBA">
      <w:pPr>
        <w:tabs>
          <w:tab w:val="left" w:pos="312"/>
        </w:tabs>
        <w:ind w:firstLineChars="200" w:firstLine="480"/>
        <w:outlineLvl w:val="1"/>
      </w:pPr>
      <w:bookmarkStart w:id="646" w:name="_Toc30946"/>
      <w:bookmarkStart w:id="647" w:name="_Toc21376"/>
      <w:bookmarkStart w:id="648" w:name="_Toc12090"/>
      <w:r>
        <w:rPr>
          <w:rFonts w:hint="eastAsia"/>
        </w:rPr>
        <w:t>【函数原型】</w:t>
      </w:r>
      <w:r>
        <w:rPr>
          <w:rFonts w:hint="eastAsia"/>
        </w:rPr>
        <w:t xml:space="preserve"> void pose_estimate (Mat &amp;image)</w:t>
      </w:r>
      <w:bookmarkEnd w:id="646"/>
      <w:bookmarkEnd w:id="647"/>
      <w:bookmarkEnd w:id="648"/>
    </w:p>
    <w:p w14:paraId="2B379EB2" w14:textId="77777777" w:rsidR="00E240AA" w:rsidRDefault="00985EBA">
      <w:pPr>
        <w:tabs>
          <w:tab w:val="left" w:pos="312"/>
        </w:tabs>
        <w:ind w:firstLineChars="200" w:firstLine="480"/>
        <w:outlineLvl w:val="1"/>
      </w:pPr>
      <w:bookmarkStart w:id="649" w:name="_Toc10190"/>
      <w:bookmarkStart w:id="650" w:name="_Toc7477"/>
      <w:bookmarkStart w:id="651" w:name="_Toc29997"/>
      <w:r>
        <w:rPr>
          <w:rFonts w:hint="eastAsia"/>
        </w:rPr>
        <w:t>【功能】计算得到视口矩阵</w:t>
      </w:r>
      <w:bookmarkEnd w:id="649"/>
      <w:bookmarkEnd w:id="650"/>
      <w:bookmarkEnd w:id="651"/>
    </w:p>
    <w:p w14:paraId="0FCFCE76" w14:textId="77777777" w:rsidR="00E240AA" w:rsidRDefault="00985EBA">
      <w:pPr>
        <w:tabs>
          <w:tab w:val="left" w:pos="312"/>
        </w:tabs>
        <w:ind w:firstLineChars="200" w:firstLine="480"/>
        <w:outlineLvl w:val="1"/>
      </w:pPr>
      <w:bookmarkStart w:id="652" w:name="_Toc21039"/>
      <w:bookmarkStart w:id="653" w:name="_Toc14485"/>
      <w:bookmarkStart w:id="654" w:name="_Toc27890"/>
      <w:r>
        <w:rPr>
          <w:rFonts w:hint="eastAsia"/>
        </w:rPr>
        <w:t>【声明头文件】</w:t>
      </w:r>
      <w:r>
        <w:rPr>
          <w:rFonts w:hint="eastAsia"/>
        </w:rPr>
        <w:t>camera_pose.h</w:t>
      </w:r>
      <w:bookmarkEnd w:id="652"/>
      <w:bookmarkEnd w:id="653"/>
      <w:bookmarkEnd w:id="654"/>
    </w:p>
    <w:p w14:paraId="32303665" w14:textId="77777777" w:rsidR="00E240AA" w:rsidRDefault="00985EBA">
      <w:pPr>
        <w:tabs>
          <w:tab w:val="left" w:pos="312"/>
        </w:tabs>
        <w:ind w:firstLineChars="200" w:firstLine="480"/>
        <w:outlineLvl w:val="1"/>
      </w:pPr>
      <w:bookmarkStart w:id="655" w:name="_Toc17902"/>
      <w:bookmarkStart w:id="656" w:name="_Toc20492"/>
      <w:bookmarkStart w:id="657" w:name="_Toc15095"/>
      <w:r>
        <w:rPr>
          <w:rFonts w:hint="eastAsia"/>
        </w:rPr>
        <w:t>【使用方法】将视频以一帧一帧图片的形式传入该函数，计算得到相机相对于二维码的位置</w:t>
      </w:r>
      <w:bookmarkEnd w:id="655"/>
      <w:bookmarkEnd w:id="656"/>
      <w:bookmarkEnd w:id="657"/>
    </w:p>
    <w:p w14:paraId="7EA39D00" w14:textId="77777777" w:rsidR="00E240AA" w:rsidRDefault="00985EBA">
      <w:pPr>
        <w:tabs>
          <w:tab w:val="left" w:pos="312"/>
        </w:tabs>
        <w:outlineLvl w:val="1"/>
      </w:pPr>
      <w:bookmarkStart w:id="658" w:name="_Toc14378"/>
      <w:bookmarkStart w:id="659" w:name="_Toc25772"/>
      <w:bookmarkStart w:id="660" w:name="_Toc14940"/>
      <w:r>
        <w:rPr>
          <w:rFonts w:hint="eastAsia"/>
        </w:rPr>
        <w:t>void buildProjectionMatrix</w:t>
      </w:r>
      <w:bookmarkEnd w:id="658"/>
      <w:bookmarkEnd w:id="659"/>
      <w:bookmarkEnd w:id="660"/>
    </w:p>
    <w:p w14:paraId="65CB00CF" w14:textId="77777777" w:rsidR="00E240AA" w:rsidRDefault="00985EBA">
      <w:pPr>
        <w:tabs>
          <w:tab w:val="left" w:pos="312"/>
        </w:tabs>
        <w:ind w:firstLineChars="200" w:firstLine="480"/>
        <w:outlineLvl w:val="1"/>
      </w:pPr>
      <w:bookmarkStart w:id="661" w:name="_Toc4259"/>
      <w:bookmarkStart w:id="662" w:name="_Toc17541"/>
      <w:bookmarkStart w:id="663" w:name="_Toc9087"/>
      <w:r>
        <w:rPr>
          <w:rFonts w:hint="eastAsia"/>
        </w:rPr>
        <w:t>【函数原型】</w:t>
      </w:r>
      <w:r>
        <w:rPr>
          <w:rFonts w:hint="eastAsia"/>
        </w:rPr>
        <w:t>void buildProjectionMatrix (float nearp, float farp)</w:t>
      </w:r>
      <w:bookmarkEnd w:id="661"/>
      <w:bookmarkEnd w:id="662"/>
      <w:bookmarkEnd w:id="663"/>
    </w:p>
    <w:p w14:paraId="37EAF01F" w14:textId="77777777" w:rsidR="00E240AA" w:rsidRDefault="00985EBA">
      <w:pPr>
        <w:tabs>
          <w:tab w:val="left" w:pos="312"/>
        </w:tabs>
        <w:ind w:firstLineChars="200" w:firstLine="480"/>
        <w:outlineLvl w:val="1"/>
      </w:pPr>
      <w:bookmarkStart w:id="664" w:name="_Toc32622"/>
      <w:bookmarkStart w:id="665" w:name="_Toc29426"/>
      <w:bookmarkStart w:id="666" w:name="_Toc1811"/>
      <w:r>
        <w:rPr>
          <w:rFonts w:hint="eastAsia"/>
        </w:rPr>
        <w:t>【功能】计算投影矩阵，用于坐标系变换</w:t>
      </w:r>
      <w:bookmarkEnd w:id="664"/>
      <w:bookmarkEnd w:id="665"/>
      <w:bookmarkEnd w:id="666"/>
    </w:p>
    <w:p w14:paraId="4B0AB6D1" w14:textId="77777777" w:rsidR="00E240AA" w:rsidRDefault="00985EBA">
      <w:pPr>
        <w:tabs>
          <w:tab w:val="left" w:pos="312"/>
        </w:tabs>
        <w:ind w:firstLineChars="200" w:firstLine="480"/>
        <w:outlineLvl w:val="1"/>
      </w:pPr>
      <w:bookmarkStart w:id="667" w:name="_Toc28228"/>
      <w:bookmarkStart w:id="668" w:name="_Toc21319"/>
      <w:bookmarkStart w:id="669" w:name="_Toc16525"/>
      <w:r>
        <w:rPr>
          <w:rFonts w:hint="eastAsia"/>
        </w:rPr>
        <w:t>【声明头文件】</w:t>
      </w:r>
      <w:r>
        <w:rPr>
          <w:rFonts w:hint="eastAsia"/>
        </w:rPr>
        <w:t>camera_pose.h</w:t>
      </w:r>
      <w:bookmarkEnd w:id="667"/>
      <w:bookmarkEnd w:id="668"/>
      <w:bookmarkEnd w:id="669"/>
    </w:p>
    <w:p w14:paraId="75145CCB" w14:textId="77777777" w:rsidR="00E240AA" w:rsidRDefault="00985EBA">
      <w:pPr>
        <w:tabs>
          <w:tab w:val="left" w:pos="312"/>
        </w:tabs>
        <w:ind w:firstLineChars="200" w:firstLine="480"/>
        <w:outlineLvl w:val="1"/>
      </w:pPr>
      <w:bookmarkStart w:id="670" w:name="_Toc9533"/>
      <w:bookmarkStart w:id="671" w:name="_Toc20017"/>
      <w:bookmarkStart w:id="672" w:name="_Toc25585"/>
      <w:r>
        <w:rPr>
          <w:rFonts w:hint="eastAsia"/>
        </w:rPr>
        <w:t>【使用方法】将近平面和远平面的大小传入该函数，计算得到投影矩阵</w:t>
      </w:r>
      <w:bookmarkEnd w:id="670"/>
      <w:bookmarkEnd w:id="671"/>
      <w:bookmarkEnd w:id="672"/>
    </w:p>
    <w:p w14:paraId="2938D507" w14:textId="77777777" w:rsidR="00E240AA" w:rsidRDefault="00985EBA">
      <w:pPr>
        <w:tabs>
          <w:tab w:val="left" w:pos="312"/>
        </w:tabs>
        <w:outlineLvl w:val="1"/>
      </w:pPr>
      <w:bookmarkStart w:id="673" w:name="_Toc11650"/>
      <w:bookmarkStart w:id="674" w:name="_Toc5747"/>
      <w:bookmarkStart w:id="675" w:name="_Toc21755"/>
      <w:r>
        <w:t>(3)</w:t>
      </w:r>
      <w:r>
        <w:rPr>
          <w:rFonts w:hint="eastAsia"/>
        </w:rPr>
        <w:t>void drawShader</w:t>
      </w:r>
      <w:bookmarkEnd w:id="673"/>
      <w:bookmarkEnd w:id="674"/>
      <w:bookmarkEnd w:id="675"/>
    </w:p>
    <w:p w14:paraId="04513BFF" w14:textId="77777777" w:rsidR="00E240AA" w:rsidRDefault="00985EBA">
      <w:pPr>
        <w:tabs>
          <w:tab w:val="left" w:pos="312"/>
        </w:tabs>
        <w:ind w:firstLineChars="200" w:firstLine="480"/>
        <w:outlineLvl w:val="1"/>
      </w:pPr>
      <w:bookmarkStart w:id="676" w:name="_Toc3484"/>
      <w:bookmarkStart w:id="677" w:name="_Toc17685"/>
      <w:bookmarkStart w:id="678" w:name="_Toc20521"/>
      <w:r>
        <w:rPr>
          <w:rFonts w:hint="eastAsia"/>
        </w:rPr>
        <w:t>【函数原型】</w:t>
      </w:r>
      <w:r>
        <w:rPr>
          <w:rFonts w:hint="eastAsia"/>
        </w:rPr>
        <w:t>void drawShader (Shader shader)</w:t>
      </w:r>
      <w:bookmarkEnd w:id="676"/>
      <w:bookmarkEnd w:id="677"/>
      <w:bookmarkEnd w:id="678"/>
    </w:p>
    <w:p w14:paraId="3B775FEE" w14:textId="77777777" w:rsidR="00E240AA" w:rsidRDefault="00985EBA">
      <w:pPr>
        <w:tabs>
          <w:tab w:val="left" w:pos="312"/>
        </w:tabs>
        <w:ind w:firstLineChars="200" w:firstLine="480"/>
        <w:outlineLvl w:val="1"/>
      </w:pPr>
      <w:bookmarkStart w:id="679" w:name="_Toc24623"/>
      <w:bookmarkStart w:id="680" w:name="_Toc11447"/>
      <w:bookmarkStart w:id="681" w:name="_Toc5105"/>
      <w:r>
        <w:rPr>
          <w:rFonts w:hint="eastAsia"/>
        </w:rPr>
        <w:t>【功能】完成三维模型在屏幕上的渲染</w:t>
      </w:r>
      <w:bookmarkEnd w:id="679"/>
      <w:bookmarkEnd w:id="680"/>
      <w:bookmarkEnd w:id="681"/>
    </w:p>
    <w:p w14:paraId="6DA81370" w14:textId="77777777" w:rsidR="00E240AA" w:rsidRDefault="00985EBA">
      <w:pPr>
        <w:tabs>
          <w:tab w:val="left" w:pos="312"/>
        </w:tabs>
        <w:ind w:firstLineChars="200" w:firstLine="480"/>
        <w:outlineLvl w:val="1"/>
      </w:pPr>
      <w:bookmarkStart w:id="682" w:name="_Toc14076"/>
      <w:bookmarkStart w:id="683" w:name="_Toc15855"/>
      <w:bookmarkStart w:id="684" w:name="_Toc2068"/>
      <w:r>
        <w:rPr>
          <w:rFonts w:hint="eastAsia"/>
        </w:rPr>
        <w:t>【声明头文件】</w:t>
      </w:r>
      <w:r>
        <w:rPr>
          <w:rFonts w:hint="eastAsia"/>
        </w:rPr>
        <w:t>Shader.h</w:t>
      </w:r>
      <w:bookmarkEnd w:id="682"/>
      <w:bookmarkEnd w:id="683"/>
      <w:bookmarkEnd w:id="684"/>
    </w:p>
    <w:p w14:paraId="63FE91B1" w14:textId="77777777" w:rsidR="00E240AA" w:rsidRDefault="00985EBA">
      <w:pPr>
        <w:tabs>
          <w:tab w:val="left" w:pos="312"/>
        </w:tabs>
        <w:ind w:firstLineChars="200" w:firstLine="480"/>
        <w:outlineLvl w:val="1"/>
      </w:pPr>
      <w:bookmarkStart w:id="685" w:name="_Toc8947"/>
      <w:bookmarkStart w:id="686" w:name="_Toc30811"/>
      <w:bookmarkStart w:id="687" w:name="_Toc3813"/>
      <w:r>
        <w:rPr>
          <w:rFonts w:hint="eastAsia"/>
        </w:rPr>
        <w:t>【使用方法】先对视频图像进行检测是否有二维码，如果有二维码就对场景进行渲染。</w:t>
      </w:r>
      <w:bookmarkEnd w:id="685"/>
      <w:bookmarkEnd w:id="686"/>
      <w:bookmarkEnd w:id="687"/>
    </w:p>
    <w:p w14:paraId="3828239E" w14:textId="77777777" w:rsidR="00E240AA" w:rsidRDefault="00E240AA">
      <w:pPr>
        <w:tabs>
          <w:tab w:val="left" w:pos="312"/>
        </w:tabs>
        <w:outlineLvl w:val="1"/>
        <w:rPr>
          <w:rFonts w:ascii="黑体" w:eastAsia="黑体" w:hAnsi="黑体"/>
          <w:szCs w:val="24"/>
        </w:rPr>
      </w:pPr>
    </w:p>
    <w:p w14:paraId="76EB48F3" w14:textId="77777777" w:rsidR="00E240AA" w:rsidRDefault="00985EBA">
      <w:pPr>
        <w:tabs>
          <w:tab w:val="left" w:pos="312"/>
        </w:tabs>
        <w:outlineLvl w:val="1"/>
        <w:rPr>
          <w:rFonts w:ascii="黑体" w:eastAsia="黑体" w:hAnsi="黑体"/>
          <w:szCs w:val="24"/>
        </w:rPr>
      </w:pPr>
      <w:bookmarkStart w:id="688" w:name="_Toc14888"/>
      <w:bookmarkStart w:id="689" w:name="_Toc27532"/>
      <w:bookmarkStart w:id="690" w:name="_Toc11189"/>
      <w:r>
        <w:rPr>
          <w:rFonts w:ascii="黑体" w:eastAsia="黑体" w:hAnsi="黑体" w:hint="eastAsia"/>
          <w:color w:val="000000" w:themeColor="text1"/>
          <w:szCs w:val="24"/>
        </w:rPr>
        <w:t>S04维修视频信息标记模块接口</w:t>
      </w:r>
      <w:bookmarkEnd w:id="688"/>
      <w:bookmarkEnd w:id="689"/>
      <w:bookmarkEnd w:id="690"/>
      <w:r>
        <w:rPr>
          <w:rFonts w:ascii="黑体" w:eastAsia="黑体" w:hAnsi="黑体" w:hint="eastAsia"/>
          <w:szCs w:val="24"/>
        </w:rPr>
        <w:t xml:space="preserve">  </w:t>
      </w:r>
    </w:p>
    <w:p w14:paraId="3B5A8957" w14:textId="77777777" w:rsidR="00E240AA" w:rsidRDefault="00985EBA">
      <w:pPr>
        <w:tabs>
          <w:tab w:val="left" w:pos="312"/>
        </w:tabs>
        <w:outlineLvl w:val="1"/>
        <w:rPr>
          <w:rFonts w:ascii="黑体" w:eastAsia="黑体" w:hAnsi="黑体"/>
          <w:szCs w:val="24"/>
        </w:rPr>
      </w:pPr>
      <w:bookmarkStart w:id="691" w:name="_Toc9352"/>
      <w:bookmarkStart w:id="692" w:name="_Toc7856"/>
      <w:bookmarkStart w:id="693" w:name="_Toc28845"/>
      <w:r>
        <w:rPr>
          <w:rFonts w:hint="eastAsia"/>
        </w:rPr>
        <w:t>void tag</w:t>
      </w:r>
      <w:r>
        <w:t>_picture</w:t>
      </w:r>
      <w:bookmarkEnd w:id="691"/>
      <w:bookmarkEnd w:id="692"/>
      <w:bookmarkEnd w:id="693"/>
      <w:r>
        <w:rPr>
          <w:rFonts w:hint="eastAsia"/>
        </w:rPr>
        <w:t xml:space="preserve"> </w:t>
      </w:r>
    </w:p>
    <w:p w14:paraId="1B539A36" w14:textId="77777777" w:rsidR="00E240AA" w:rsidRDefault="00985EBA">
      <w:pPr>
        <w:tabs>
          <w:tab w:val="left" w:pos="312"/>
        </w:tabs>
        <w:ind w:firstLineChars="150" w:firstLine="360"/>
        <w:outlineLvl w:val="1"/>
        <w:rPr>
          <w:rFonts w:ascii="黑体" w:eastAsia="黑体" w:hAnsi="黑体"/>
          <w:szCs w:val="24"/>
        </w:rPr>
      </w:pPr>
      <w:bookmarkStart w:id="694" w:name="_Toc5143"/>
      <w:bookmarkStart w:id="695" w:name="_Toc81"/>
      <w:bookmarkStart w:id="696" w:name="_Toc504"/>
      <w:r>
        <w:rPr>
          <w:rFonts w:hint="eastAsia"/>
        </w:rPr>
        <w:t>【函数原型】</w:t>
      </w:r>
      <w:r>
        <w:rPr>
          <w:rFonts w:hint="eastAsia"/>
        </w:rPr>
        <w:t xml:space="preserve"> void tag</w:t>
      </w:r>
      <w:r>
        <w:t>_picture</w:t>
      </w:r>
      <w:r>
        <w:rPr>
          <w:rFonts w:hint="eastAsia"/>
        </w:rPr>
        <w:t xml:space="preserve"> (Mat &amp;image</w:t>
      </w:r>
      <w:r>
        <w:t>,int,int</w:t>
      </w:r>
      <w:r>
        <w:rPr>
          <w:rFonts w:hint="eastAsia"/>
        </w:rPr>
        <w:t>)</w:t>
      </w:r>
      <w:bookmarkEnd w:id="694"/>
      <w:bookmarkEnd w:id="695"/>
      <w:bookmarkEnd w:id="696"/>
    </w:p>
    <w:p w14:paraId="714FC7A8" w14:textId="77777777" w:rsidR="00E240AA" w:rsidRDefault="00985EBA">
      <w:pPr>
        <w:tabs>
          <w:tab w:val="left" w:pos="312"/>
        </w:tabs>
        <w:ind w:firstLineChars="150" w:firstLine="360"/>
        <w:outlineLvl w:val="1"/>
      </w:pPr>
      <w:bookmarkStart w:id="697" w:name="_Toc17588"/>
      <w:bookmarkStart w:id="698" w:name="_Toc16208"/>
      <w:bookmarkStart w:id="699" w:name="_Toc22063"/>
      <w:r>
        <w:rPr>
          <w:rFonts w:hint="eastAsia"/>
        </w:rPr>
        <w:t>【功能】在视频帧绘制工艺信息图片</w:t>
      </w:r>
      <w:bookmarkEnd w:id="697"/>
      <w:bookmarkEnd w:id="698"/>
      <w:bookmarkEnd w:id="699"/>
    </w:p>
    <w:p w14:paraId="1CAB6128" w14:textId="77777777" w:rsidR="00E240AA" w:rsidRDefault="00985EBA">
      <w:pPr>
        <w:tabs>
          <w:tab w:val="left" w:pos="312"/>
        </w:tabs>
        <w:ind w:firstLineChars="150" w:firstLine="360"/>
        <w:outlineLvl w:val="1"/>
      </w:pPr>
      <w:bookmarkStart w:id="700" w:name="_Toc14059"/>
      <w:bookmarkStart w:id="701" w:name="_Toc13224"/>
      <w:bookmarkStart w:id="702" w:name="_Toc1841"/>
      <w:r>
        <w:rPr>
          <w:rFonts w:hint="eastAsia"/>
        </w:rPr>
        <w:t>【声明头文件】</w:t>
      </w:r>
      <w:r>
        <w:t>tag</w:t>
      </w:r>
      <w:r>
        <w:rPr>
          <w:rFonts w:hint="eastAsia"/>
        </w:rPr>
        <w:t>.h</w:t>
      </w:r>
      <w:bookmarkEnd w:id="700"/>
      <w:bookmarkEnd w:id="701"/>
      <w:bookmarkEnd w:id="702"/>
    </w:p>
    <w:p w14:paraId="75BB0F60" w14:textId="77777777" w:rsidR="00E240AA" w:rsidRDefault="00985EBA">
      <w:pPr>
        <w:tabs>
          <w:tab w:val="left" w:pos="312"/>
        </w:tabs>
        <w:outlineLvl w:val="1"/>
        <w:rPr>
          <w:rFonts w:ascii="黑体" w:eastAsia="黑体" w:hAnsi="黑体"/>
          <w:szCs w:val="24"/>
        </w:rPr>
      </w:pPr>
      <w:bookmarkStart w:id="703" w:name="_Toc2446"/>
      <w:bookmarkStart w:id="704" w:name="_Toc28819"/>
      <w:bookmarkStart w:id="705" w:name="_Toc22890"/>
      <w:r>
        <w:rPr>
          <w:rFonts w:hint="eastAsia"/>
        </w:rPr>
        <w:t>void tag</w:t>
      </w:r>
      <w:r>
        <w:t>_text</w:t>
      </w:r>
      <w:bookmarkEnd w:id="703"/>
      <w:bookmarkEnd w:id="704"/>
      <w:bookmarkEnd w:id="705"/>
      <w:r>
        <w:rPr>
          <w:rFonts w:hint="eastAsia"/>
        </w:rPr>
        <w:t xml:space="preserve"> </w:t>
      </w:r>
    </w:p>
    <w:p w14:paraId="2449B988" w14:textId="77777777" w:rsidR="00E240AA" w:rsidRDefault="00985EBA">
      <w:pPr>
        <w:tabs>
          <w:tab w:val="left" w:pos="312"/>
        </w:tabs>
        <w:ind w:firstLineChars="150" w:firstLine="360"/>
        <w:outlineLvl w:val="1"/>
      </w:pPr>
      <w:bookmarkStart w:id="706" w:name="_Toc26466"/>
      <w:bookmarkStart w:id="707" w:name="_Toc28734"/>
      <w:bookmarkStart w:id="708" w:name="_Toc10354"/>
      <w:r>
        <w:rPr>
          <w:rFonts w:hint="eastAsia"/>
        </w:rPr>
        <w:t>【函数原型】</w:t>
      </w:r>
      <w:r>
        <w:rPr>
          <w:rFonts w:hint="eastAsia"/>
        </w:rPr>
        <w:t xml:space="preserve"> void tag</w:t>
      </w:r>
      <w:r>
        <w:t>_text</w:t>
      </w:r>
      <w:r>
        <w:rPr>
          <w:rFonts w:hint="eastAsia"/>
        </w:rPr>
        <w:t xml:space="preserve"> (</w:t>
      </w:r>
      <w:r>
        <w:t>String str,int,int</w:t>
      </w:r>
      <w:r>
        <w:rPr>
          <w:rFonts w:hint="eastAsia"/>
        </w:rPr>
        <w:t>)</w:t>
      </w:r>
      <w:bookmarkEnd w:id="706"/>
      <w:bookmarkEnd w:id="707"/>
      <w:bookmarkEnd w:id="708"/>
    </w:p>
    <w:p w14:paraId="3B5F605C" w14:textId="77777777" w:rsidR="00E240AA" w:rsidRDefault="00985EBA">
      <w:pPr>
        <w:tabs>
          <w:tab w:val="left" w:pos="312"/>
        </w:tabs>
        <w:ind w:firstLineChars="150" w:firstLine="360"/>
        <w:outlineLvl w:val="1"/>
      </w:pPr>
      <w:bookmarkStart w:id="709" w:name="_Toc16241"/>
      <w:bookmarkStart w:id="710" w:name="_Toc22927"/>
      <w:bookmarkStart w:id="711" w:name="_Toc18927"/>
      <w:r>
        <w:rPr>
          <w:rFonts w:hint="eastAsia"/>
        </w:rPr>
        <w:t>【功能】在视频帧绘制工艺信息文本</w:t>
      </w:r>
      <w:bookmarkEnd w:id="709"/>
      <w:bookmarkEnd w:id="710"/>
      <w:bookmarkEnd w:id="711"/>
    </w:p>
    <w:p w14:paraId="55008DFA" w14:textId="77777777" w:rsidR="00E240AA" w:rsidRDefault="00985EBA">
      <w:pPr>
        <w:tabs>
          <w:tab w:val="left" w:pos="312"/>
        </w:tabs>
        <w:ind w:firstLineChars="150" w:firstLine="360"/>
        <w:outlineLvl w:val="1"/>
      </w:pPr>
      <w:bookmarkStart w:id="712" w:name="_Toc21185"/>
      <w:bookmarkStart w:id="713" w:name="_Toc31084"/>
      <w:bookmarkStart w:id="714" w:name="_Toc23212"/>
      <w:r>
        <w:rPr>
          <w:rFonts w:hint="eastAsia"/>
        </w:rPr>
        <w:t>【声明头文件】</w:t>
      </w:r>
      <w:r>
        <w:t>tag</w:t>
      </w:r>
      <w:r>
        <w:rPr>
          <w:rFonts w:hint="eastAsia"/>
        </w:rPr>
        <w:t>.h</w:t>
      </w:r>
      <w:bookmarkEnd w:id="712"/>
      <w:bookmarkEnd w:id="713"/>
      <w:bookmarkEnd w:id="714"/>
    </w:p>
    <w:p w14:paraId="11538085" w14:textId="77777777" w:rsidR="00E240AA" w:rsidRDefault="00985EBA">
      <w:pPr>
        <w:tabs>
          <w:tab w:val="left" w:pos="312"/>
        </w:tabs>
        <w:ind w:firstLineChars="200" w:firstLine="480"/>
        <w:outlineLvl w:val="1"/>
      </w:pPr>
      <w:r>
        <w:rPr>
          <w:rFonts w:ascii="黑体" w:eastAsia="黑体" w:hAnsi="黑体" w:hint="eastAsia"/>
          <w:szCs w:val="24"/>
        </w:rPr>
        <w:t xml:space="preserve">                                                                                                                                                                                                                                                                                                                                                                                                                                                                                                                                                                                                                                                                                                                                                                                                                                                                                                                                                                                                                                                                                                                                                                                                                                                                                                                                         </w:t>
      </w:r>
    </w:p>
    <w:p w14:paraId="4B7639D8" w14:textId="77777777" w:rsidR="00E240AA" w:rsidRDefault="00985EBA">
      <w:pPr>
        <w:outlineLvl w:val="1"/>
        <w:rPr>
          <w:rFonts w:ascii="黑体" w:eastAsia="黑体" w:hAnsi="黑体"/>
          <w:color w:val="000000" w:themeColor="text1"/>
          <w:szCs w:val="24"/>
        </w:rPr>
      </w:pPr>
      <w:bookmarkStart w:id="715" w:name="_Toc59181893"/>
      <w:bookmarkStart w:id="716" w:name="_Toc21633"/>
      <w:bookmarkStart w:id="717" w:name="_Toc10504"/>
      <w:bookmarkStart w:id="718" w:name="_Toc59721269"/>
      <w:bookmarkStart w:id="719" w:name="_Toc13834"/>
      <w:bookmarkStart w:id="720" w:name="_Toc14633"/>
      <w:bookmarkStart w:id="721" w:name="_Toc2070"/>
      <w:bookmarkStart w:id="722" w:name="_Toc4246"/>
      <w:bookmarkStart w:id="723" w:name="_Toc9735"/>
      <w:r>
        <w:rPr>
          <w:rFonts w:ascii="黑体" w:eastAsia="黑体" w:hAnsi="黑体" w:hint="eastAsia"/>
          <w:color w:val="000000" w:themeColor="text1"/>
          <w:szCs w:val="24"/>
        </w:rPr>
        <w:t>S05 系统功能模块接口</w:t>
      </w:r>
      <w:bookmarkEnd w:id="715"/>
      <w:bookmarkEnd w:id="716"/>
      <w:bookmarkEnd w:id="717"/>
      <w:bookmarkEnd w:id="718"/>
      <w:bookmarkEnd w:id="719"/>
      <w:bookmarkEnd w:id="720"/>
      <w:bookmarkEnd w:id="721"/>
      <w:bookmarkEnd w:id="722"/>
      <w:bookmarkEnd w:id="723"/>
    </w:p>
    <w:p w14:paraId="1195F0E8" w14:textId="77777777" w:rsidR="00E240AA" w:rsidRDefault="00985EBA">
      <w:pPr>
        <w:tabs>
          <w:tab w:val="left" w:pos="312"/>
        </w:tabs>
        <w:outlineLvl w:val="1"/>
        <w:rPr>
          <w:rFonts w:ascii="黑体" w:eastAsia="黑体" w:hAnsi="黑体"/>
          <w:szCs w:val="24"/>
        </w:rPr>
      </w:pPr>
      <w:bookmarkStart w:id="724" w:name="_Toc5297"/>
      <w:bookmarkStart w:id="725" w:name="_Toc23818"/>
      <w:bookmarkStart w:id="726" w:name="_Toc29623"/>
      <w:r>
        <w:rPr>
          <w:rFonts w:hint="eastAsia"/>
        </w:rPr>
        <w:t xml:space="preserve">void </w:t>
      </w:r>
      <w:r>
        <w:t>operate_record</w:t>
      </w:r>
      <w:bookmarkEnd w:id="724"/>
      <w:bookmarkEnd w:id="725"/>
      <w:bookmarkEnd w:id="726"/>
      <w:r>
        <w:rPr>
          <w:rFonts w:hint="eastAsia"/>
        </w:rPr>
        <w:t xml:space="preserve"> </w:t>
      </w:r>
    </w:p>
    <w:p w14:paraId="4047BB2A" w14:textId="77777777" w:rsidR="00E240AA" w:rsidRDefault="00985EBA">
      <w:pPr>
        <w:tabs>
          <w:tab w:val="left" w:pos="312"/>
        </w:tabs>
        <w:ind w:firstLineChars="150" w:firstLine="360"/>
        <w:outlineLvl w:val="1"/>
      </w:pPr>
      <w:bookmarkStart w:id="727" w:name="_Toc14407"/>
      <w:bookmarkStart w:id="728" w:name="_Toc32424"/>
      <w:bookmarkStart w:id="729" w:name="_Toc16913"/>
      <w:r>
        <w:rPr>
          <w:rFonts w:hint="eastAsia"/>
        </w:rPr>
        <w:t>【函数原型】</w:t>
      </w:r>
      <w:r>
        <w:rPr>
          <w:rFonts w:hint="eastAsia"/>
        </w:rPr>
        <w:t xml:space="preserve"> void </w:t>
      </w:r>
      <w:r>
        <w:t>operate_record</w:t>
      </w:r>
      <w:r>
        <w:rPr>
          <w:rFonts w:hint="eastAsia"/>
        </w:rPr>
        <w:t xml:space="preserve"> (</w:t>
      </w:r>
      <w:r>
        <w:t>String str,int</w:t>
      </w:r>
      <w:r>
        <w:rPr>
          <w:rFonts w:hint="eastAsia"/>
        </w:rPr>
        <w:t>)</w:t>
      </w:r>
      <w:bookmarkEnd w:id="727"/>
      <w:bookmarkEnd w:id="728"/>
      <w:bookmarkEnd w:id="729"/>
    </w:p>
    <w:p w14:paraId="1AE40DA8" w14:textId="77777777" w:rsidR="00E240AA" w:rsidRDefault="00985EBA">
      <w:pPr>
        <w:tabs>
          <w:tab w:val="left" w:pos="312"/>
        </w:tabs>
        <w:ind w:firstLineChars="150" w:firstLine="360"/>
        <w:outlineLvl w:val="1"/>
      </w:pPr>
      <w:bookmarkStart w:id="730" w:name="_Toc16757"/>
      <w:bookmarkStart w:id="731" w:name="_Toc4270"/>
      <w:bookmarkStart w:id="732" w:name="_Toc7348"/>
      <w:r>
        <w:rPr>
          <w:rFonts w:hint="eastAsia"/>
        </w:rPr>
        <w:t>【功能】记录在不同功能模块的操作信息</w:t>
      </w:r>
      <w:bookmarkEnd w:id="730"/>
      <w:bookmarkEnd w:id="731"/>
      <w:bookmarkEnd w:id="732"/>
    </w:p>
    <w:p w14:paraId="39EC9FE0" w14:textId="77777777" w:rsidR="00E240AA" w:rsidRDefault="00985EBA">
      <w:pPr>
        <w:tabs>
          <w:tab w:val="left" w:pos="312"/>
        </w:tabs>
        <w:ind w:firstLineChars="150" w:firstLine="360"/>
        <w:outlineLvl w:val="1"/>
      </w:pPr>
      <w:bookmarkStart w:id="733" w:name="_Toc6568"/>
      <w:bookmarkStart w:id="734" w:name="_Toc1485"/>
      <w:bookmarkStart w:id="735" w:name="_Toc14312"/>
      <w:r>
        <w:rPr>
          <w:rFonts w:hint="eastAsia"/>
        </w:rPr>
        <w:t>【声明头文件】</w:t>
      </w:r>
      <w:r>
        <w:t>record</w:t>
      </w:r>
      <w:r>
        <w:rPr>
          <w:rFonts w:hint="eastAsia"/>
        </w:rPr>
        <w:t>.h</w:t>
      </w:r>
      <w:bookmarkEnd w:id="733"/>
      <w:bookmarkEnd w:id="734"/>
      <w:bookmarkEnd w:id="735"/>
    </w:p>
    <w:p w14:paraId="45BE36E8" w14:textId="77777777" w:rsidR="00E240AA" w:rsidRDefault="00E240AA">
      <w:pPr>
        <w:outlineLvl w:val="1"/>
        <w:rPr>
          <w:rFonts w:ascii="黑体" w:eastAsia="黑体" w:hAnsi="黑体"/>
          <w:color w:val="000000" w:themeColor="text1"/>
          <w:szCs w:val="24"/>
        </w:rPr>
      </w:pPr>
    </w:p>
    <w:p w14:paraId="2D4D36A7" w14:textId="77777777" w:rsidR="00E240AA" w:rsidRDefault="00985EBA">
      <w:pPr>
        <w:outlineLvl w:val="1"/>
        <w:rPr>
          <w:rFonts w:ascii="黑体" w:eastAsia="黑体" w:hAnsi="黑体"/>
          <w:sz w:val="30"/>
          <w:szCs w:val="30"/>
        </w:rPr>
      </w:pPr>
      <w:bookmarkStart w:id="736" w:name="_Toc12390"/>
      <w:r>
        <w:rPr>
          <w:rFonts w:ascii="黑体" w:eastAsia="黑体" w:hAnsi="黑体" w:hint="eastAsia"/>
          <w:sz w:val="30"/>
          <w:szCs w:val="30"/>
        </w:rPr>
        <w:t>3.5数据库的设计</w:t>
      </w:r>
      <w:bookmarkEnd w:id="736"/>
    </w:p>
    <w:p w14:paraId="06366C61" w14:textId="77777777" w:rsidR="00E240AA" w:rsidRDefault="00985EBA">
      <w:pPr>
        <w:outlineLvl w:val="1"/>
        <w:rPr>
          <w:rFonts w:ascii="黑体" w:eastAsia="黑体" w:hAnsi="黑体"/>
          <w:sz w:val="30"/>
          <w:szCs w:val="30"/>
        </w:rPr>
      </w:pPr>
      <w:bookmarkStart w:id="737" w:name="_Toc17993"/>
      <w:r>
        <w:rPr>
          <w:rFonts w:ascii="黑体" w:eastAsia="黑体" w:hAnsi="黑体" w:hint="eastAsia"/>
          <w:sz w:val="30"/>
          <w:szCs w:val="30"/>
        </w:rPr>
        <w:lastRenderedPageBreak/>
        <w:t>3.5.1需求分析</w:t>
      </w:r>
      <w:bookmarkEnd w:id="737"/>
    </w:p>
    <w:p w14:paraId="70E87231" w14:textId="77777777" w:rsidR="00E240AA" w:rsidRDefault="00985EBA">
      <w:pPr>
        <w:outlineLvl w:val="1"/>
      </w:pPr>
      <w:r>
        <w:rPr>
          <w:rFonts w:ascii="黑体" w:eastAsia="黑体" w:hAnsi="黑体" w:hint="eastAsia"/>
          <w:sz w:val="30"/>
          <w:szCs w:val="30"/>
        </w:rPr>
        <w:t xml:space="preserve">   </w:t>
      </w:r>
      <w:bookmarkStart w:id="738" w:name="_Toc496"/>
      <w:bookmarkStart w:id="739" w:name="_Toc25194"/>
      <w:bookmarkStart w:id="740" w:name="_Toc11640"/>
      <w:r>
        <w:rPr>
          <w:rFonts w:hint="eastAsia"/>
        </w:rPr>
        <w:t>通过设计数据库实现对维修装配中的零部件信息、基本工艺信息、模型信息等进行存储、查询和管理，还要对该系统拍摄的视频进行统一的存储，如视频的编号、视频的名称、视频的拍摄时间等。</w:t>
      </w:r>
      <w:bookmarkEnd w:id="738"/>
      <w:bookmarkEnd w:id="739"/>
      <w:bookmarkEnd w:id="740"/>
    </w:p>
    <w:p w14:paraId="2071C168" w14:textId="77777777" w:rsidR="00E240AA" w:rsidRDefault="00985EBA">
      <w:pPr>
        <w:ind w:firstLine="480"/>
        <w:outlineLvl w:val="1"/>
      </w:pPr>
      <w:bookmarkStart w:id="741" w:name="_Toc20464"/>
      <w:bookmarkStart w:id="742" w:name="_Toc30625"/>
      <w:bookmarkStart w:id="743" w:name="_Toc18577"/>
      <w:r>
        <w:rPr>
          <w:rFonts w:hint="eastAsia"/>
        </w:rPr>
        <w:t>系统开发通过</w:t>
      </w:r>
      <w:r>
        <w:rPr>
          <w:rFonts w:hint="eastAsia"/>
        </w:rPr>
        <w:t>PowerDesigner</w:t>
      </w:r>
      <w:r>
        <w:rPr>
          <w:rFonts w:hint="eastAsia"/>
        </w:rPr>
        <w:t>设计物理模型，并将设计好的模型转换为可执行的</w:t>
      </w:r>
      <w:r>
        <w:rPr>
          <w:rFonts w:hint="eastAsia"/>
        </w:rPr>
        <w:t>SQL</w:t>
      </w:r>
      <w:r>
        <w:rPr>
          <w:rFonts w:hint="eastAsia"/>
        </w:rPr>
        <w:t>代码，通过</w:t>
      </w:r>
      <w:r>
        <w:rPr>
          <w:rFonts w:hint="eastAsia"/>
        </w:rPr>
        <w:t>MySQL</w:t>
      </w:r>
      <w:r>
        <w:rPr>
          <w:rFonts w:hint="eastAsia"/>
        </w:rPr>
        <w:t>创建数据库，并加入相关数据，在数据库中完成查询管理工作。</w:t>
      </w:r>
      <w:bookmarkEnd w:id="741"/>
      <w:bookmarkEnd w:id="742"/>
      <w:bookmarkEnd w:id="743"/>
    </w:p>
    <w:p w14:paraId="47157325" w14:textId="77777777" w:rsidR="00E240AA" w:rsidRDefault="00985EBA">
      <w:pPr>
        <w:ind w:firstLine="480"/>
        <w:outlineLvl w:val="1"/>
      </w:pPr>
      <w:bookmarkStart w:id="744" w:name="_Toc31999"/>
      <w:bookmarkStart w:id="745" w:name="_Toc7034"/>
      <w:bookmarkStart w:id="746" w:name="_Toc25545"/>
      <w:r>
        <w:rPr>
          <w:rFonts w:hint="eastAsia"/>
        </w:rPr>
        <w:t>系统开发的过程中使用</w:t>
      </w:r>
      <w:r>
        <w:rPr>
          <w:rFonts w:hint="eastAsia"/>
        </w:rPr>
        <w:t>PowerDesigner</w:t>
      </w:r>
      <w:r>
        <w:rPr>
          <w:rFonts w:hint="eastAsia"/>
        </w:rPr>
        <w:t>和</w:t>
      </w:r>
      <w:r>
        <w:rPr>
          <w:rFonts w:hint="eastAsia"/>
        </w:rPr>
        <w:t>MySQL</w:t>
      </w:r>
      <w:r>
        <w:rPr>
          <w:rFonts w:hint="eastAsia"/>
        </w:rPr>
        <w:t>实现。</w:t>
      </w:r>
      <w:bookmarkEnd w:id="744"/>
      <w:bookmarkEnd w:id="745"/>
      <w:bookmarkEnd w:id="746"/>
    </w:p>
    <w:p w14:paraId="1CEF2D68" w14:textId="77777777" w:rsidR="00E240AA" w:rsidRDefault="00985EBA">
      <w:pPr>
        <w:outlineLvl w:val="1"/>
        <w:rPr>
          <w:rFonts w:ascii="黑体" w:eastAsia="黑体" w:hAnsi="黑体"/>
          <w:sz w:val="30"/>
          <w:szCs w:val="30"/>
        </w:rPr>
      </w:pPr>
      <w:bookmarkStart w:id="747" w:name="_Toc29004"/>
      <w:r>
        <w:rPr>
          <w:rFonts w:ascii="黑体" w:eastAsia="黑体" w:hAnsi="黑体" w:hint="eastAsia"/>
          <w:sz w:val="30"/>
          <w:szCs w:val="30"/>
        </w:rPr>
        <w:t>3.5.2概念模型设计</w:t>
      </w:r>
      <w:bookmarkEnd w:id="747"/>
    </w:p>
    <w:p w14:paraId="1EADB5E4" w14:textId="77777777" w:rsidR="00E240AA" w:rsidRDefault="00985EBA">
      <w:pPr>
        <w:ind w:firstLineChars="200" w:firstLine="480"/>
      </w:pPr>
      <w:r>
        <w:rPr>
          <w:rFonts w:hint="eastAsia"/>
        </w:rPr>
        <w:t>本系统中的概念模型包含五个实体、实体名称以及属性如下：</w:t>
      </w:r>
    </w:p>
    <w:p w14:paraId="0927ADC5" w14:textId="77777777" w:rsidR="00E240AA" w:rsidRDefault="00985EBA">
      <w:pPr>
        <w:numPr>
          <w:ilvl w:val="0"/>
          <w:numId w:val="3"/>
        </w:numPr>
        <w:ind w:firstLineChars="200" w:firstLine="480"/>
      </w:pPr>
      <w:r>
        <w:rPr>
          <w:rFonts w:hint="eastAsia"/>
        </w:rPr>
        <w:t>用户信息表：</w:t>
      </w:r>
      <w:r>
        <w:rPr>
          <w:rFonts w:hint="eastAsia"/>
          <w:u w:val="single"/>
        </w:rPr>
        <w:t>用户编号</w:t>
      </w:r>
      <w:r>
        <w:rPr>
          <w:rFonts w:hint="eastAsia"/>
        </w:rPr>
        <w:t>、用户名、手机号、用户权限</w:t>
      </w:r>
    </w:p>
    <w:p w14:paraId="52420C0C" w14:textId="77777777" w:rsidR="00E240AA" w:rsidRDefault="00985EBA">
      <w:pPr>
        <w:numPr>
          <w:ilvl w:val="0"/>
          <w:numId w:val="3"/>
        </w:numPr>
        <w:ind w:firstLineChars="200" w:firstLine="480"/>
      </w:pPr>
      <w:r>
        <w:rPr>
          <w:rFonts w:hint="eastAsia"/>
        </w:rPr>
        <w:t>零件信息表：</w:t>
      </w:r>
      <w:r>
        <w:rPr>
          <w:rFonts w:hint="eastAsia"/>
          <w:u w:val="single"/>
        </w:rPr>
        <w:t>零件编号</w:t>
      </w:r>
      <w:r>
        <w:rPr>
          <w:rFonts w:hint="eastAsia"/>
        </w:rPr>
        <w:t>、布局位置、渲染风格</w:t>
      </w:r>
    </w:p>
    <w:p w14:paraId="4AD50C03" w14:textId="77777777" w:rsidR="00E240AA" w:rsidRDefault="00985EBA">
      <w:pPr>
        <w:numPr>
          <w:ilvl w:val="0"/>
          <w:numId w:val="3"/>
        </w:numPr>
        <w:ind w:firstLineChars="200" w:firstLine="480"/>
      </w:pPr>
      <w:r>
        <w:rPr>
          <w:rFonts w:hint="eastAsia"/>
        </w:rPr>
        <w:t>部件信息表：</w:t>
      </w:r>
      <w:r>
        <w:rPr>
          <w:rFonts w:hint="eastAsia"/>
          <w:u w:val="single"/>
        </w:rPr>
        <w:t>部件编号</w:t>
      </w:r>
      <w:r>
        <w:rPr>
          <w:rFonts w:hint="eastAsia"/>
        </w:rPr>
        <w:t>、部件名称</w:t>
      </w:r>
    </w:p>
    <w:p w14:paraId="6A3ABF41" w14:textId="77777777" w:rsidR="00E240AA" w:rsidRDefault="00985EBA">
      <w:pPr>
        <w:numPr>
          <w:ilvl w:val="0"/>
          <w:numId w:val="3"/>
        </w:numPr>
        <w:ind w:firstLineChars="200" w:firstLine="480"/>
      </w:pPr>
      <w:r>
        <w:rPr>
          <w:rFonts w:hint="eastAsia"/>
        </w:rPr>
        <w:t>基本工艺表：</w:t>
      </w:r>
      <w:r>
        <w:rPr>
          <w:rFonts w:hint="eastAsia"/>
          <w:u w:val="single"/>
        </w:rPr>
        <w:t>工艺编号</w:t>
      </w:r>
      <w:r>
        <w:rPr>
          <w:rFonts w:hint="eastAsia"/>
        </w:rPr>
        <w:t>、工序名称、工序号</w:t>
      </w:r>
    </w:p>
    <w:p w14:paraId="6AC81D97" w14:textId="77777777" w:rsidR="00E240AA" w:rsidRDefault="00985EBA">
      <w:pPr>
        <w:numPr>
          <w:ilvl w:val="0"/>
          <w:numId w:val="3"/>
        </w:numPr>
        <w:ind w:firstLineChars="200" w:firstLine="480"/>
      </w:pPr>
      <w:r>
        <w:rPr>
          <w:rFonts w:hint="eastAsia"/>
        </w:rPr>
        <w:t>工具信息表：</w:t>
      </w:r>
      <w:r>
        <w:rPr>
          <w:rFonts w:hint="eastAsia"/>
          <w:u w:val="single"/>
        </w:rPr>
        <w:t>工具编号</w:t>
      </w:r>
      <w:r>
        <w:rPr>
          <w:rFonts w:hint="eastAsia"/>
        </w:rPr>
        <w:t>、工具名称、工具使用方法</w:t>
      </w:r>
    </w:p>
    <w:p w14:paraId="1A242929" w14:textId="77777777" w:rsidR="00E240AA" w:rsidRDefault="00985EBA">
      <w:pPr>
        <w:numPr>
          <w:ilvl w:val="0"/>
          <w:numId w:val="3"/>
        </w:numPr>
        <w:ind w:firstLineChars="200" w:firstLine="480"/>
      </w:pPr>
      <w:r>
        <w:rPr>
          <w:rFonts w:hint="eastAsia"/>
        </w:rPr>
        <w:t>文本信息表：</w:t>
      </w:r>
      <w:r>
        <w:rPr>
          <w:rFonts w:hint="eastAsia"/>
          <w:u w:val="single"/>
        </w:rPr>
        <w:t>文本编号</w:t>
      </w:r>
      <w:r>
        <w:rPr>
          <w:rFonts w:hint="eastAsia"/>
        </w:rPr>
        <w:t>、文本内容、布局位置、字体颜色、字体大小</w:t>
      </w:r>
    </w:p>
    <w:p w14:paraId="784BD4BF" w14:textId="77777777" w:rsidR="00E240AA" w:rsidRDefault="00985EBA">
      <w:pPr>
        <w:numPr>
          <w:ilvl w:val="0"/>
          <w:numId w:val="3"/>
        </w:numPr>
        <w:ind w:firstLineChars="200" w:firstLine="480"/>
      </w:pPr>
      <w:r>
        <w:rPr>
          <w:rFonts w:hint="eastAsia"/>
        </w:rPr>
        <w:t>模型信息表：</w:t>
      </w:r>
      <w:r>
        <w:rPr>
          <w:rFonts w:hint="eastAsia"/>
          <w:u w:val="single"/>
        </w:rPr>
        <w:t>模型编号</w:t>
      </w:r>
      <w:r>
        <w:rPr>
          <w:rFonts w:hint="eastAsia"/>
        </w:rPr>
        <w:t>、模型名称、渲染风格、透明度</w:t>
      </w:r>
    </w:p>
    <w:p w14:paraId="102D8ED6" w14:textId="77777777" w:rsidR="00E240AA" w:rsidRDefault="00985EBA">
      <w:pPr>
        <w:numPr>
          <w:ilvl w:val="0"/>
          <w:numId w:val="3"/>
        </w:numPr>
        <w:ind w:firstLineChars="200" w:firstLine="480"/>
      </w:pPr>
      <w:r>
        <w:rPr>
          <w:rFonts w:hint="eastAsia"/>
        </w:rPr>
        <w:t>视频信息表：</w:t>
      </w:r>
      <w:r>
        <w:rPr>
          <w:rFonts w:hint="eastAsia"/>
          <w:u w:val="single"/>
        </w:rPr>
        <w:t>视频编号</w:t>
      </w:r>
      <w:r>
        <w:rPr>
          <w:rFonts w:hint="eastAsia"/>
        </w:rPr>
        <w:t>、存放路径</w:t>
      </w:r>
    </w:p>
    <w:p w14:paraId="3ECD6D80" w14:textId="77777777" w:rsidR="00E240AA" w:rsidRDefault="00985EBA">
      <w:pPr>
        <w:ind w:firstLineChars="200" w:firstLine="480"/>
      </w:pPr>
      <w:r>
        <w:rPr>
          <w:rFonts w:hint="eastAsia"/>
        </w:rPr>
        <w:t>以上加有下划线的属性为表的主键属性</w:t>
      </w:r>
    </w:p>
    <w:p w14:paraId="69EEA575" w14:textId="77777777" w:rsidR="00E240AA" w:rsidRDefault="00985EBA">
      <w:pPr>
        <w:ind w:firstLineChars="200" w:firstLine="480"/>
      </w:pPr>
      <w:r>
        <w:rPr>
          <w:rFonts w:hint="eastAsia"/>
        </w:rPr>
        <w:t>根据以上实体设计的数据库系统</w:t>
      </w:r>
      <w:r>
        <w:rPr>
          <w:rFonts w:hint="eastAsia"/>
        </w:rPr>
        <w:t>E-R</w:t>
      </w:r>
      <w:r>
        <w:rPr>
          <w:rFonts w:hint="eastAsia"/>
        </w:rPr>
        <w:t>图如下所示：</w:t>
      </w:r>
    </w:p>
    <w:p w14:paraId="034E712B" w14:textId="77777777" w:rsidR="00E240AA" w:rsidRDefault="00985EBA">
      <w:r>
        <w:rPr>
          <w:noProof/>
        </w:rPr>
        <w:lastRenderedPageBreak/>
        <w:drawing>
          <wp:inline distT="0" distB="0" distL="114300" distR="114300" wp14:anchorId="3427C6DE" wp14:editId="75050A03">
            <wp:extent cx="5698490" cy="6190615"/>
            <wp:effectExtent l="0" t="0" r="1270" b="1206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6"/>
                    <a:srcRect t="847"/>
                    <a:stretch>
                      <a:fillRect/>
                    </a:stretch>
                  </pic:blipFill>
                  <pic:spPr>
                    <a:xfrm>
                      <a:off x="0" y="0"/>
                      <a:ext cx="5698490" cy="6190615"/>
                    </a:xfrm>
                    <a:prstGeom prst="rect">
                      <a:avLst/>
                    </a:prstGeom>
                    <a:noFill/>
                    <a:ln>
                      <a:noFill/>
                    </a:ln>
                  </pic:spPr>
                </pic:pic>
              </a:graphicData>
            </a:graphic>
          </wp:inline>
        </w:drawing>
      </w:r>
    </w:p>
    <w:p w14:paraId="7358352B" w14:textId="77777777" w:rsidR="00E240AA" w:rsidRDefault="00985EBA">
      <w:pPr>
        <w:jc w:val="center"/>
        <w:rPr>
          <w:rFonts w:ascii="黑体" w:eastAsia="黑体" w:hAnsi="黑体"/>
          <w:color w:val="000000" w:themeColor="text1"/>
          <w:sz w:val="21"/>
          <w:szCs w:val="21"/>
        </w:rPr>
      </w:pPr>
      <w:r>
        <w:rPr>
          <w:rFonts w:ascii="黑体" w:eastAsia="黑体" w:hAnsi="黑体" w:hint="eastAsia"/>
          <w:color w:val="000000" w:themeColor="text1"/>
          <w:sz w:val="21"/>
          <w:szCs w:val="21"/>
        </w:rPr>
        <w:t>图3.7 数据库E-R图</w:t>
      </w:r>
    </w:p>
    <w:p w14:paraId="19FC9575" w14:textId="77777777" w:rsidR="00E240AA" w:rsidRDefault="00E240AA">
      <w:pPr>
        <w:jc w:val="center"/>
      </w:pPr>
    </w:p>
    <w:p w14:paraId="09FE6407" w14:textId="77777777" w:rsidR="00E240AA" w:rsidRDefault="00985EBA">
      <w:pPr>
        <w:outlineLvl w:val="1"/>
        <w:rPr>
          <w:rFonts w:ascii="黑体" w:eastAsia="黑体" w:hAnsi="黑体"/>
          <w:sz w:val="30"/>
          <w:szCs w:val="30"/>
        </w:rPr>
      </w:pPr>
      <w:bookmarkStart w:id="748" w:name="_Toc32046"/>
      <w:r>
        <w:rPr>
          <w:rFonts w:ascii="黑体" w:eastAsia="黑体" w:hAnsi="黑体" w:hint="eastAsia"/>
          <w:sz w:val="30"/>
          <w:szCs w:val="30"/>
        </w:rPr>
        <w:t>3.5.3数据库逻辑设计说明</w:t>
      </w:r>
      <w:bookmarkEnd w:id="748"/>
    </w:p>
    <w:p w14:paraId="7F500EB2" w14:textId="77777777" w:rsidR="00E240AA" w:rsidRDefault="00985EBA">
      <w:pPr>
        <w:numPr>
          <w:ilvl w:val="0"/>
          <w:numId w:val="4"/>
        </w:numPr>
        <w:outlineLvl w:val="1"/>
      </w:pPr>
      <w:bookmarkStart w:id="749" w:name="_Toc32228"/>
      <w:bookmarkStart w:id="750" w:name="_Toc16657"/>
      <w:bookmarkStart w:id="751" w:name="_Toc1651"/>
      <w:r>
        <w:rPr>
          <w:rFonts w:hint="eastAsia"/>
        </w:rPr>
        <w:t>每个用户都可以获得部件信息，每个部件信息都可以每个用户所获得，因此用户与部件信息之间的关系为：</w:t>
      </w:r>
      <w:r>
        <w:rPr>
          <w:rFonts w:hint="eastAsia"/>
        </w:rPr>
        <w:t>N:M</w:t>
      </w:r>
      <w:r>
        <w:rPr>
          <w:rFonts w:hint="eastAsia"/>
        </w:rPr>
        <w:t>；</w:t>
      </w:r>
      <w:bookmarkEnd w:id="749"/>
      <w:bookmarkEnd w:id="750"/>
      <w:bookmarkEnd w:id="751"/>
    </w:p>
    <w:p w14:paraId="3D50BEAC" w14:textId="77777777" w:rsidR="00E240AA" w:rsidRDefault="00985EBA">
      <w:pPr>
        <w:numPr>
          <w:ilvl w:val="0"/>
          <w:numId w:val="4"/>
        </w:numPr>
        <w:outlineLvl w:val="1"/>
      </w:pPr>
      <w:bookmarkStart w:id="752" w:name="_Toc30849"/>
      <w:bookmarkStart w:id="753" w:name="_Toc16902"/>
      <w:bookmarkStart w:id="754" w:name="_Toc17752"/>
      <w:r>
        <w:rPr>
          <w:rFonts w:hint="eastAsia"/>
        </w:rPr>
        <w:t>一个部件中可以包含多个零件，每个零件只能隶属于一个部件（不包括螺栓、螺钉等标准件），因此部件与零件之间的关系为：</w:t>
      </w:r>
      <w:r>
        <w:rPr>
          <w:rFonts w:hint="eastAsia"/>
        </w:rPr>
        <w:t>1:N</w:t>
      </w:r>
      <w:r>
        <w:rPr>
          <w:rFonts w:hint="eastAsia"/>
        </w:rPr>
        <w:t>；</w:t>
      </w:r>
      <w:bookmarkEnd w:id="752"/>
      <w:bookmarkEnd w:id="753"/>
      <w:bookmarkEnd w:id="754"/>
    </w:p>
    <w:p w14:paraId="5DAF97A3" w14:textId="77777777" w:rsidR="00E240AA" w:rsidRDefault="00985EBA">
      <w:pPr>
        <w:numPr>
          <w:ilvl w:val="0"/>
          <w:numId w:val="4"/>
        </w:numPr>
        <w:outlineLvl w:val="1"/>
      </w:pPr>
      <w:bookmarkStart w:id="755" w:name="_Toc11847"/>
      <w:bookmarkStart w:id="756" w:name="_Toc22493"/>
      <w:bookmarkStart w:id="757" w:name="_Toc5184"/>
      <w:r>
        <w:rPr>
          <w:rFonts w:hint="eastAsia"/>
        </w:rPr>
        <w:t>一个零件有且只能对应一个三维模型</w:t>
      </w:r>
      <w:r>
        <w:rPr>
          <w:rFonts w:hint="eastAsia"/>
        </w:rPr>
        <w:t>,</w:t>
      </w:r>
      <w:r>
        <w:rPr>
          <w:rFonts w:hint="eastAsia"/>
        </w:rPr>
        <w:t>一个三维模型只能对应一个零件，因此零件与模型之间的关系为：</w:t>
      </w:r>
      <w:r>
        <w:rPr>
          <w:rFonts w:hint="eastAsia"/>
        </w:rPr>
        <w:t>1:1</w:t>
      </w:r>
      <w:r>
        <w:rPr>
          <w:rFonts w:hint="eastAsia"/>
        </w:rPr>
        <w:t>；</w:t>
      </w:r>
      <w:bookmarkEnd w:id="755"/>
      <w:bookmarkEnd w:id="756"/>
      <w:bookmarkEnd w:id="757"/>
    </w:p>
    <w:p w14:paraId="3459292C" w14:textId="77777777" w:rsidR="00E240AA" w:rsidRDefault="00985EBA">
      <w:pPr>
        <w:numPr>
          <w:ilvl w:val="0"/>
          <w:numId w:val="4"/>
        </w:numPr>
        <w:outlineLvl w:val="1"/>
      </w:pPr>
      <w:bookmarkStart w:id="758" w:name="_Toc29268"/>
      <w:bookmarkStart w:id="759" w:name="_Toc21218"/>
      <w:bookmarkStart w:id="760" w:name="_Toc29107"/>
      <w:r>
        <w:rPr>
          <w:rFonts w:hint="eastAsia"/>
        </w:rPr>
        <w:lastRenderedPageBreak/>
        <w:t>一个部件装配过程对应一个视频，一个视频只能对应一个部件的装配，因此一次部件与视频之间的关系为：</w:t>
      </w:r>
      <w:r>
        <w:rPr>
          <w:rFonts w:hint="eastAsia"/>
        </w:rPr>
        <w:t>1:1</w:t>
      </w:r>
      <w:r>
        <w:rPr>
          <w:rFonts w:hint="eastAsia"/>
        </w:rPr>
        <w:t>；</w:t>
      </w:r>
      <w:bookmarkEnd w:id="758"/>
      <w:bookmarkEnd w:id="759"/>
      <w:bookmarkEnd w:id="760"/>
    </w:p>
    <w:p w14:paraId="5B8D5878" w14:textId="77777777" w:rsidR="00E240AA" w:rsidRDefault="00985EBA">
      <w:pPr>
        <w:numPr>
          <w:ilvl w:val="0"/>
          <w:numId w:val="4"/>
        </w:numPr>
        <w:outlineLvl w:val="1"/>
      </w:pPr>
      <w:bookmarkStart w:id="761" w:name="_Toc18733"/>
      <w:bookmarkStart w:id="762" w:name="_Toc17014"/>
      <w:bookmarkStart w:id="763" w:name="_Toc29701"/>
      <w:r>
        <w:rPr>
          <w:rFonts w:hint="eastAsia"/>
        </w:rPr>
        <w:t>一个部件对应一个工艺过程，一个工艺过程对应一个部件，因此本系统中部件与工艺过程之间的关系为：</w:t>
      </w:r>
      <w:r>
        <w:rPr>
          <w:rFonts w:hint="eastAsia"/>
        </w:rPr>
        <w:t>1:1</w:t>
      </w:r>
      <w:r>
        <w:rPr>
          <w:rFonts w:hint="eastAsia"/>
        </w:rPr>
        <w:t>；</w:t>
      </w:r>
      <w:bookmarkEnd w:id="761"/>
      <w:bookmarkEnd w:id="762"/>
      <w:bookmarkEnd w:id="763"/>
    </w:p>
    <w:p w14:paraId="5887EB7A" w14:textId="77777777" w:rsidR="00E240AA" w:rsidRDefault="00985EBA">
      <w:pPr>
        <w:numPr>
          <w:ilvl w:val="0"/>
          <w:numId w:val="4"/>
        </w:numPr>
        <w:outlineLvl w:val="1"/>
      </w:pPr>
      <w:bookmarkStart w:id="764" w:name="_Toc25432"/>
      <w:bookmarkStart w:id="765" w:name="_Toc3589"/>
      <w:bookmarkStart w:id="766" w:name="_Toc29054"/>
      <w:r>
        <w:rPr>
          <w:rFonts w:hint="eastAsia"/>
        </w:rPr>
        <w:t>每一个工艺信息对应着一个文本信息，每一个文本信息只能表达一个特定的工艺过程，因此工艺信息与文本信息之间的关系为：</w:t>
      </w:r>
      <w:r>
        <w:rPr>
          <w:rFonts w:hint="eastAsia"/>
        </w:rPr>
        <w:t>1:1</w:t>
      </w:r>
      <w:r>
        <w:rPr>
          <w:rFonts w:hint="eastAsia"/>
        </w:rPr>
        <w:t>；</w:t>
      </w:r>
      <w:bookmarkEnd w:id="764"/>
      <w:bookmarkEnd w:id="765"/>
      <w:bookmarkEnd w:id="766"/>
    </w:p>
    <w:p w14:paraId="71619922" w14:textId="77777777" w:rsidR="00E240AA" w:rsidRDefault="00985EBA">
      <w:pPr>
        <w:numPr>
          <w:ilvl w:val="0"/>
          <w:numId w:val="4"/>
        </w:numPr>
        <w:outlineLvl w:val="1"/>
      </w:pPr>
      <w:bookmarkStart w:id="767" w:name="_Toc26597"/>
      <w:bookmarkStart w:id="768" w:name="_Toc24998"/>
      <w:bookmarkStart w:id="769" w:name="_Toc11889"/>
      <w:r>
        <w:rPr>
          <w:rFonts w:hint="eastAsia"/>
        </w:rPr>
        <w:t>每个工艺过程使用的工具会有很多种，每一个工具可以用在不同的工艺装配过程中，因此工艺信息与工具信息之间的对应关系为：</w:t>
      </w:r>
      <w:r>
        <w:rPr>
          <w:rFonts w:hint="eastAsia"/>
        </w:rPr>
        <w:t>N:M</w:t>
      </w:r>
      <w:r>
        <w:rPr>
          <w:rFonts w:hint="eastAsia"/>
        </w:rPr>
        <w:t>；</w:t>
      </w:r>
      <w:bookmarkEnd w:id="767"/>
      <w:bookmarkEnd w:id="768"/>
      <w:bookmarkEnd w:id="769"/>
    </w:p>
    <w:p w14:paraId="483CAA2F" w14:textId="77777777" w:rsidR="00E240AA" w:rsidRDefault="00985EBA">
      <w:pPr>
        <w:numPr>
          <w:ilvl w:val="0"/>
          <w:numId w:val="4"/>
        </w:numPr>
        <w:outlineLvl w:val="1"/>
      </w:pPr>
      <w:bookmarkStart w:id="770" w:name="_Toc16977"/>
      <w:bookmarkStart w:id="771" w:name="_Toc17788"/>
      <w:bookmarkStart w:id="772" w:name="_Toc20337"/>
      <w:r>
        <w:rPr>
          <w:rFonts w:hint="eastAsia"/>
        </w:rPr>
        <w:t>每一个工具对应的工具图片都是唯一的，每个工具图片只能对应一个工具，因此工具信息与图片信息之间的关系为：</w:t>
      </w:r>
      <w:r>
        <w:rPr>
          <w:rFonts w:hint="eastAsia"/>
        </w:rPr>
        <w:t>1:1</w:t>
      </w:r>
      <w:r>
        <w:rPr>
          <w:rFonts w:hint="eastAsia"/>
        </w:rPr>
        <w:t>；</w:t>
      </w:r>
      <w:bookmarkEnd w:id="770"/>
      <w:bookmarkEnd w:id="771"/>
      <w:bookmarkEnd w:id="772"/>
    </w:p>
    <w:p w14:paraId="5A59983A" w14:textId="77777777" w:rsidR="00E240AA" w:rsidRDefault="00E240AA">
      <w:pPr>
        <w:ind w:left="720"/>
        <w:outlineLvl w:val="1"/>
      </w:pPr>
    </w:p>
    <w:p w14:paraId="3A31CA07" w14:textId="77777777" w:rsidR="00E240AA" w:rsidRDefault="00985EBA">
      <w:pPr>
        <w:outlineLvl w:val="1"/>
        <w:rPr>
          <w:rFonts w:ascii="黑体" w:eastAsia="黑体" w:hAnsi="黑体"/>
          <w:sz w:val="30"/>
          <w:szCs w:val="30"/>
        </w:rPr>
      </w:pPr>
      <w:bookmarkStart w:id="773" w:name="_Toc14752"/>
      <w:r>
        <w:rPr>
          <w:rFonts w:ascii="黑体" w:eastAsia="黑体" w:hAnsi="黑体" w:hint="eastAsia"/>
          <w:sz w:val="30"/>
          <w:szCs w:val="30"/>
        </w:rPr>
        <w:t>3.5.4数据库物理设计说明</w:t>
      </w:r>
      <w:bookmarkEnd w:id="773"/>
    </w:p>
    <w:p w14:paraId="23204A08" w14:textId="77777777" w:rsidR="00E240AA" w:rsidRDefault="00985EBA">
      <w:pPr>
        <w:ind w:left="660"/>
        <w:outlineLvl w:val="1"/>
      </w:pPr>
      <w:bookmarkStart w:id="774" w:name="_Toc26192"/>
      <w:bookmarkStart w:id="775" w:name="_Toc541"/>
      <w:bookmarkStart w:id="776" w:name="_Toc3397"/>
      <w:r>
        <w:rPr>
          <w:rFonts w:hint="eastAsia"/>
        </w:rPr>
        <w:t>1</w:t>
      </w:r>
      <w:r>
        <w:rPr>
          <w:rFonts w:hint="eastAsia"/>
        </w:rPr>
        <w:t>）</w:t>
      </w:r>
      <w:r>
        <w:rPr>
          <w:rFonts w:hint="eastAsia"/>
        </w:rPr>
        <w:t>1:1</w:t>
      </w:r>
      <w:r>
        <w:rPr>
          <w:rFonts w:hint="eastAsia"/>
        </w:rPr>
        <w:t>的关系如零件信息表和模型信息表，可将零件信息表的主键设置为模型信息表的外键，也可以将模型信息表的主键设置为零件信息表的外键。</w:t>
      </w:r>
      <w:bookmarkEnd w:id="774"/>
      <w:bookmarkEnd w:id="775"/>
      <w:bookmarkEnd w:id="776"/>
    </w:p>
    <w:p w14:paraId="28C4E66E" w14:textId="77777777" w:rsidR="00E240AA" w:rsidRDefault="00985EBA">
      <w:pPr>
        <w:ind w:left="660"/>
        <w:outlineLvl w:val="1"/>
      </w:pPr>
      <w:bookmarkStart w:id="777" w:name="_Toc17209"/>
      <w:bookmarkStart w:id="778" w:name="_Toc6977"/>
      <w:bookmarkStart w:id="779" w:name="_Toc10630"/>
      <w:r>
        <w:rPr>
          <w:rFonts w:hint="eastAsia"/>
        </w:rPr>
        <w:t>2</w:t>
      </w:r>
      <w:r>
        <w:rPr>
          <w:rFonts w:hint="eastAsia"/>
        </w:rPr>
        <w:t>）</w:t>
      </w:r>
      <w:r>
        <w:rPr>
          <w:rFonts w:hint="eastAsia"/>
        </w:rPr>
        <w:t>1:N</w:t>
      </w:r>
      <w:r>
        <w:rPr>
          <w:rFonts w:hint="eastAsia"/>
        </w:rPr>
        <w:t>的关系如部件信息表和零件信息表，部件信息表为</w:t>
      </w:r>
      <w:r>
        <w:rPr>
          <w:rFonts w:hint="eastAsia"/>
        </w:rPr>
        <w:t>1</w:t>
      </w:r>
      <w:r>
        <w:rPr>
          <w:rFonts w:hint="eastAsia"/>
        </w:rPr>
        <w:t>的一方，零件信息表为</w:t>
      </w:r>
      <w:r>
        <w:rPr>
          <w:rFonts w:hint="eastAsia"/>
        </w:rPr>
        <w:t>N</w:t>
      </w:r>
      <w:r>
        <w:rPr>
          <w:rFonts w:hint="eastAsia"/>
        </w:rPr>
        <w:t>的一方，需要将部件信息表的主键设置为零件信息表的外键。</w:t>
      </w:r>
      <w:bookmarkEnd w:id="777"/>
      <w:bookmarkEnd w:id="778"/>
      <w:bookmarkEnd w:id="779"/>
    </w:p>
    <w:p w14:paraId="24C8D56A" w14:textId="77777777" w:rsidR="00E240AA" w:rsidRDefault="00985EBA">
      <w:pPr>
        <w:ind w:left="660"/>
        <w:outlineLvl w:val="1"/>
      </w:pPr>
      <w:bookmarkStart w:id="780" w:name="_Toc2141"/>
      <w:bookmarkStart w:id="781" w:name="_Toc32448"/>
      <w:bookmarkStart w:id="782" w:name="_Toc30308"/>
      <w:r>
        <w:rPr>
          <w:rFonts w:hint="eastAsia"/>
        </w:rPr>
        <w:t>3</w:t>
      </w:r>
      <w:r>
        <w:rPr>
          <w:rFonts w:hint="eastAsia"/>
        </w:rPr>
        <w:t>）系统设计物理模型如下图</w:t>
      </w:r>
      <w:r>
        <w:rPr>
          <w:rFonts w:hint="eastAsia"/>
        </w:rPr>
        <w:t>3.8</w:t>
      </w:r>
      <w:r>
        <w:rPr>
          <w:rFonts w:hint="eastAsia"/>
        </w:rPr>
        <w:t>所示：</w:t>
      </w:r>
      <w:bookmarkEnd w:id="780"/>
      <w:bookmarkEnd w:id="781"/>
      <w:bookmarkEnd w:id="782"/>
    </w:p>
    <w:p w14:paraId="47B019FA" w14:textId="77777777" w:rsidR="00E240AA" w:rsidRDefault="00985EBA">
      <w:pPr>
        <w:ind w:firstLine="480"/>
        <w:jc w:val="left"/>
      </w:pPr>
      <w:r>
        <w:rPr>
          <w:noProof/>
        </w:rPr>
        <w:lastRenderedPageBreak/>
        <w:drawing>
          <wp:inline distT="0" distB="0" distL="114300" distR="114300" wp14:anchorId="5D5E0D59" wp14:editId="7C32FDB3">
            <wp:extent cx="5474335" cy="5277485"/>
            <wp:effectExtent l="0" t="0" r="12065" b="1079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7"/>
                    <a:srcRect r="508"/>
                    <a:stretch>
                      <a:fillRect/>
                    </a:stretch>
                  </pic:blipFill>
                  <pic:spPr>
                    <a:xfrm>
                      <a:off x="0" y="0"/>
                      <a:ext cx="5474335" cy="5277485"/>
                    </a:xfrm>
                    <a:prstGeom prst="rect">
                      <a:avLst/>
                    </a:prstGeom>
                    <a:noFill/>
                    <a:ln>
                      <a:noFill/>
                    </a:ln>
                  </pic:spPr>
                </pic:pic>
              </a:graphicData>
            </a:graphic>
          </wp:inline>
        </w:drawing>
      </w:r>
    </w:p>
    <w:p w14:paraId="49E156D3" w14:textId="77777777" w:rsidR="00E240AA" w:rsidRDefault="00985EBA">
      <w:pPr>
        <w:jc w:val="center"/>
        <w:rPr>
          <w:sz w:val="21"/>
          <w:szCs w:val="21"/>
        </w:rPr>
      </w:pPr>
      <w:r>
        <w:rPr>
          <w:rFonts w:ascii="黑体" w:eastAsia="黑体" w:hAnsi="黑体" w:hint="eastAsia"/>
          <w:color w:val="000000" w:themeColor="text1"/>
          <w:sz w:val="21"/>
          <w:szCs w:val="21"/>
        </w:rPr>
        <w:t>图3.8 物理模型图</w:t>
      </w:r>
    </w:p>
    <w:p w14:paraId="64CCAFAC" w14:textId="77777777" w:rsidR="00E240AA" w:rsidRDefault="00E240AA">
      <w:pPr>
        <w:jc w:val="center"/>
      </w:pPr>
    </w:p>
    <w:p w14:paraId="1B7C3D37" w14:textId="77777777" w:rsidR="00E240AA" w:rsidRDefault="00985EBA">
      <w:pPr>
        <w:outlineLvl w:val="1"/>
        <w:rPr>
          <w:rFonts w:ascii="黑体" w:eastAsia="黑体" w:hAnsi="黑体"/>
          <w:sz w:val="30"/>
          <w:szCs w:val="30"/>
        </w:rPr>
      </w:pPr>
      <w:bookmarkStart w:id="783" w:name="_Toc13660"/>
      <w:r>
        <w:rPr>
          <w:rFonts w:ascii="黑体" w:eastAsia="黑体" w:hAnsi="黑体" w:hint="eastAsia"/>
          <w:sz w:val="30"/>
          <w:szCs w:val="30"/>
        </w:rPr>
        <w:t>3.5.5</w:t>
      </w:r>
      <w:ins w:id="784" w:author="天秤座" w:date="2021-01-26T16:54:00Z">
        <w:r>
          <w:rPr>
            <w:rFonts w:ascii="黑体" w:eastAsia="黑体" w:hAnsi="黑体" w:hint="eastAsia"/>
            <w:sz w:val="30"/>
            <w:szCs w:val="30"/>
          </w:rPr>
          <w:t xml:space="preserve"> </w:t>
        </w:r>
      </w:ins>
      <w:r>
        <w:rPr>
          <w:rFonts w:ascii="黑体" w:eastAsia="黑体" w:hAnsi="黑体" w:hint="eastAsia"/>
          <w:sz w:val="30"/>
          <w:szCs w:val="30"/>
        </w:rPr>
        <w:t>SQL实现设计</w:t>
      </w:r>
      <w:bookmarkEnd w:id="783"/>
    </w:p>
    <w:p w14:paraId="084537C2" w14:textId="77777777" w:rsidR="00E240AA" w:rsidRDefault="00985EBA">
      <w:pPr>
        <w:ind w:firstLineChars="300" w:firstLine="720"/>
        <w:outlineLvl w:val="1"/>
      </w:pPr>
      <w:bookmarkStart w:id="785" w:name="_Toc843"/>
      <w:bookmarkStart w:id="786" w:name="_Toc28284"/>
      <w:bookmarkStart w:id="787" w:name="_Toc7459"/>
      <w:r>
        <w:rPr>
          <w:rFonts w:hint="eastAsia"/>
        </w:rPr>
        <w:t>1</w:t>
      </w:r>
      <w:r>
        <w:rPr>
          <w:rFonts w:hint="eastAsia"/>
        </w:rPr>
        <w:t>）建立用户信息表</w:t>
      </w:r>
      <w:bookmarkEnd w:id="785"/>
      <w:bookmarkEnd w:id="786"/>
      <w:bookmarkEnd w:id="787"/>
    </w:p>
    <w:p w14:paraId="6278B99C" w14:textId="77777777" w:rsidR="00E240AA" w:rsidRDefault="00985EBA">
      <w:pPr>
        <w:ind w:left="780"/>
        <w:outlineLvl w:val="1"/>
      </w:pPr>
      <w:bookmarkStart w:id="788" w:name="_Toc24866"/>
      <w:bookmarkStart w:id="789" w:name="_Toc16325"/>
      <w:bookmarkStart w:id="790" w:name="_Toc31590"/>
      <w:r>
        <w:rPr>
          <w:rFonts w:hint="eastAsia"/>
        </w:rPr>
        <w:t>Create table user_inf (</w:t>
      </w:r>
      <w:bookmarkEnd w:id="788"/>
      <w:bookmarkEnd w:id="789"/>
      <w:bookmarkEnd w:id="790"/>
    </w:p>
    <w:p w14:paraId="4C756EFC" w14:textId="77777777" w:rsidR="00E240AA" w:rsidRDefault="00985EBA">
      <w:pPr>
        <w:ind w:left="780"/>
        <w:outlineLvl w:val="1"/>
      </w:pPr>
      <w:bookmarkStart w:id="791" w:name="_Toc24321"/>
      <w:bookmarkStart w:id="792" w:name="_Toc23013"/>
      <w:bookmarkStart w:id="793" w:name="_Toc30990"/>
      <w:r>
        <w:rPr>
          <w:rFonts w:hint="eastAsia"/>
        </w:rPr>
        <w:t>user_id  INT,</w:t>
      </w:r>
      <w:bookmarkEnd w:id="791"/>
      <w:bookmarkEnd w:id="792"/>
      <w:bookmarkEnd w:id="793"/>
    </w:p>
    <w:p w14:paraId="502FA72B" w14:textId="77777777" w:rsidR="00E240AA" w:rsidRDefault="00985EBA">
      <w:pPr>
        <w:ind w:left="780"/>
        <w:outlineLvl w:val="1"/>
      </w:pPr>
      <w:bookmarkStart w:id="794" w:name="_Toc26041"/>
      <w:bookmarkStart w:id="795" w:name="_Toc28279"/>
      <w:bookmarkStart w:id="796" w:name="_Toc3694"/>
      <w:r>
        <w:rPr>
          <w:rFonts w:hint="eastAsia"/>
        </w:rPr>
        <w:t>part_id  INT,</w:t>
      </w:r>
      <w:bookmarkEnd w:id="794"/>
      <w:bookmarkEnd w:id="795"/>
      <w:bookmarkEnd w:id="796"/>
    </w:p>
    <w:p w14:paraId="4F2CEC7E" w14:textId="77777777" w:rsidR="00E240AA" w:rsidRDefault="00985EBA">
      <w:pPr>
        <w:ind w:left="780"/>
        <w:outlineLvl w:val="1"/>
      </w:pPr>
      <w:bookmarkStart w:id="797" w:name="_Toc17732"/>
      <w:bookmarkStart w:id="798" w:name="_Toc6423"/>
      <w:bookmarkStart w:id="799" w:name="_Toc23601"/>
      <w:r>
        <w:rPr>
          <w:rFonts w:hint="eastAsia"/>
        </w:rPr>
        <w:t>user_name  VARCHAR(20),</w:t>
      </w:r>
      <w:bookmarkEnd w:id="797"/>
      <w:bookmarkEnd w:id="798"/>
      <w:bookmarkEnd w:id="799"/>
    </w:p>
    <w:p w14:paraId="09798FBE" w14:textId="77777777" w:rsidR="00E240AA" w:rsidRDefault="00985EBA">
      <w:pPr>
        <w:ind w:left="780"/>
        <w:outlineLvl w:val="1"/>
      </w:pPr>
      <w:bookmarkStart w:id="800" w:name="_Toc3804"/>
      <w:bookmarkStart w:id="801" w:name="_Toc2884"/>
      <w:bookmarkStart w:id="802" w:name="_Toc24174"/>
      <w:r>
        <w:rPr>
          <w:rFonts w:hint="eastAsia"/>
        </w:rPr>
        <w:t>phone  VARCHAR(13)</w:t>
      </w:r>
      <w:bookmarkEnd w:id="800"/>
      <w:bookmarkEnd w:id="801"/>
      <w:bookmarkEnd w:id="802"/>
    </w:p>
    <w:p w14:paraId="178C2A11" w14:textId="77777777" w:rsidR="00E240AA" w:rsidRDefault="00985EBA">
      <w:pPr>
        <w:ind w:left="780"/>
        <w:outlineLvl w:val="1"/>
      </w:pPr>
      <w:bookmarkStart w:id="803" w:name="_Toc3135"/>
      <w:bookmarkStart w:id="804" w:name="_Toc156"/>
      <w:bookmarkStart w:id="805" w:name="_Toc5529"/>
      <w:r>
        <w:rPr>
          <w:rFonts w:hint="eastAsia"/>
        </w:rPr>
        <w:t>);</w:t>
      </w:r>
      <w:bookmarkEnd w:id="803"/>
      <w:bookmarkEnd w:id="804"/>
      <w:bookmarkEnd w:id="805"/>
    </w:p>
    <w:p w14:paraId="773690EF" w14:textId="77777777" w:rsidR="00E240AA" w:rsidRDefault="00E240AA">
      <w:pPr>
        <w:outlineLvl w:val="1"/>
      </w:pPr>
    </w:p>
    <w:p w14:paraId="03631AF6" w14:textId="77777777" w:rsidR="00E240AA" w:rsidRDefault="00985EBA">
      <w:pPr>
        <w:ind w:firstLineChars="300" w:firstLine="720"/>
        <w:outlineLvl w:val="1"/>
      </w:pPr>
      <w:bookmarkStart w:id="806" w:name="_Toc14793"/>
      <w:bookmarkStart w:id="807" w:name="_Toc27173"/>
      <w:bookmarkStart w:id="808" w:name="_Toc29992"/>
      <w:r>
        <w:rPr>
          <w:rFonts w:hint="eastAsia"/>
        </w:rPr>
        <w:t>2</w:t>
      </w:r>
      <w:r>
        <w:rPr>
          <w:rFonts w:hint="eastAsia"/>
        </w:rPr>
        <w:t>）建立部件信息表</w:t>
      </w:r>
      <w:bookmarkEnd w:id="806"/>
      <w:bookmarkEnd w:id="807"/>
      <w:bookmarkEnd w:id="808"/>
    </w:p>
    <w:p w14:paraId="0C0E05D8" w14:textId="77777777" w:rsidR="00E240AA" w:rsidRDefault="00985EBA">
      <w:pPr>
        <w:outlineLvl w:val="1"/>
      </w:pPr>
      <w:r>
        <w:rPr>
          <w:rFonts w:hint="eastAsia"/>
        </w:rPr>
        <w:t xml:space="preserve">       </w:t>
      </w:r>
      <w:bookmarkStart w:id="809" w:name="_Toc25444"/>
      <w:bookmarkStart w:id="810" w:name="_Toc2400"/>
      <w:bookmarkStart w:id="811" w:name="_Toc19259"/>
      <w:r>
        <w:rPr>
          <w:rFonts w:hint="eastAsia"/>
        </w:rPr>
        <w:t>Create table part_inf (</w:t>
      </w:r>
      <w:bookmarkEnd w:id="809"/>
      <w:bookmarkEnd w:id="810"/>
      <w:bookmarkEnd w:id="811"/>
    </w:p>
    <w:p w14:paraId="1102E4F9" w14:textId="77777777" w:rsidR="00E240AA" w:rsidRDefault="00985EBA">
      <w:pPr>
        <w:outlineLvl w:val="1"/>
      </w:pPr>
      <w:r>
        <w:rPr>
          <w:rFonts w:hint="eastAsia"/>
        </w:rPr>
        <w:lastRenderedPageBreak/>
        <w:t xml:space="preserve">       </w:t>
      </w:r>
      <w:bookmarkStart w:id="812" w:name="_Toc17626"/>
      <w:bookmarkStart w:id="813" w:name="_Toc3994"/>
      <w:bookmarkStart w:id="814" w:name="_Toc7923"/>
      <w:r>
        <w:rPr>
          <w:rFonts w:hint="eastAsia"/>
        </w:rPr>
        <w:t>part_id  INT,</w:t>
      </w:r>
      <w:bookmarkEnd w:id="812"/>
      <w:bookmarkEnd w:id="813"/>
      <w:bookmarkEnd w:id="814"/>
    </w:p>
    <w:p w14:paraId="3716CC18" w14:textId="77777777" w:rsidR="00E240AA" w:rsidRDefault="00985EBA">
      <w:pPr>
        <w:outlineLvl w:val="1"/>
      </w:pPr>
      <w:r>
        <w:rPr>
          <w:rFonts w:hint="eastAsia"/>
        </w:rPr>
        <w:t xml:space="preserve">       </w:t>
      </w:r>
      <w:bookmarkStart w:id="815" w:name="_Toc10971"/>
      <w:bookmarkStart w:id="816" w:name="_Toc26325"/>
      <w:bookmarkStart w:id="817" w:name="_Toc17764"/>
      <w:r>
        <w:rPr>
          <w:rFonts w:hint="eastAsia"/>
        </w:rPr>
        <w:t>user_id  INT,</w:t>
      </w:r>
      <w:bookmarkEnd w:id="815"/>
      <w:bookmarkEnd w:id="816"/>
      <w:bookmarkEnd w:id="817"/>
    </w:p>
    <w:p w14:paraId="00A091EF" w14:textId="77777777" w:rsidR="00E240AA" w:rsidRDefault="00985EBA">
      <w:pPr>
        <w:outlineLvl w:val="1"/>
      </w:pPr>
      <w:r>
        <w:rPr>
          <w:rFonts w:hint="eastAsia"/>
        </w:rPr>
        <w:t xml:space="preserve">       </w:t>
      </w:r>
      <w:bookmarkStart w:id="818" w:name="_Toc569"/>
      <w:bookmarkStart w:id="819" w:name="_Toc19007"/>
      <w:bookmarkStart w:id="820" w:name="_Toc17141"/>
      <w:r>
        <w:rPr>
          <w:rFonts w:hint="eastAsia"/>
        </w:rPr>
        <w:t>processInf_id  INT,</w:t>
      </w:r>
      <w:bookmarkEnd w:id="818"/>
      <w:bookmarkEnd w:id="819"/>
      <w:bookmarkEnd w:id="820"/>
    </w:p>
    <w:p w14:paraId="2B0B2FCE" w14:textId="77777777" w:rsidR="00E240AA" w:rsidRDefault="00985EBA">
      <w:pPr>
        <w:outlineLvl w:val="1"/>
      </w:pPr>
      <w:r>
        <w:rPr>
          <w:rFonts w:hint="eastAsia"/>
        </w:rPr>
        <w:t xml:space="preserve">       </w:t>
      </w:r>
      <w:bookmarkStart w:id="821" w:name="_Toc11936"/>
      <w:bookmarkStart w:id="822" w:name="_Toc10224"/>
      <w:bookmarkStart w:id="823" w:name="_Toc13960"/>
      <w:r>
        <w:rPr>
          <w:rFonts w:hint="eastAsia"/>
        </w:rPr>
        <w:t>video_id  INT,</w:t>
      </w:r>
      <w:bookmarkEnd w:id="821"/>
      <w:bookmarkEnd w:id="822"/>
      <w:bookmarkEnd w:id="823"/>
    </w:p>
    <w:p w14:paraId="6735AB3B" w14:textId="77777777" w:rsidR="00E240AA" w:rsidRDefault="00985EBA">
      <w:pPr>
        <w:outlineLvl w:val="1"/>
      </w:pPr>
      <w:r>
        <w:rPr>
          <w:rFonts w:hint="eastAsia"/>
        </w:rPr>
        <w:t xml:space="preserve">       </w:t>
      </w:r>
      <w:bookmarkStart w:id="824" w:name="_Toc32203"/>
      <w:bookmarkStart w:id="825" w:name="_Toc21905"/>
      <w:bookmarkStart w:id="826" w:name="_Toc6698"/>
      <w:r>
        <w:rPr>
          <w:rFonts w:hint="eastAsia"/>
        </w:rPr>
        <w:t>part_name VARCHAR(20)</w:t>
      </w:r>
      <w:bookmarkEnd w:id="824"/>
      <w:bookmarkEnd w:id="825"/>
      <w:bookmarkEnd w:id="826"/>
    </w:p>
    <w:p w14:paraId="10F6E106" w14:textId="77777777" w:rsidR="00E240AA" w:rsidRDefault="00985EBA">
      <w:pPr>
        <w:outlineLvl w:val="1"/>
      </w:pPr>
      <w:r>
        <w:rPr>
          <w:rFonts w:hint="eastAsia"/>
        </w:rPr>
        <w:t xml:space="preserve">       </w:t>
      </w:r>
      <w:bookmarkStart w:id="827" w:name="_Toc2024"/>
      <w:bookmarkStart w:id="828" w:name="_Toc9399"/>
      <w:bookmarkStart w:id="829" w:name="_Toc27298"/>
      <w:r>
        <w:rPr>
          <w:rFonts w:hint="eastAsia"/>
        </w:rPr>
        <w:t>);</w:t>
      </w:r>
      <w:bookmarkEnd w:id="827"/>
      <w:bookmarkEnd w:id="828"/>
      <w:bookmarkEnd w:id="829"/>
    </w:p>
    <w:p w14:paraId="6A23523B" w14:textId="77777777" w:rsidR="00E240AA" w:rsidRDefault="00E240AA">
      <w:pPr>
        <w:outlineLvl w:val="1"/>
      </w:pPr>
    </w:p>
    <w:p w14:paraId="6816A455" w14:textId="77777777" w:rsidR="00E240AA" w:rsidRDefault="00985EBA">
      <w:pPr>
        <w:numPr>
          <w:ilvl w:val="0"/>
          <w:numId w:val="5"/>
        </w:numPr>
        <w:ind w:firstLineChars="300" w:firstLine="720"/>
        <w:outlineLvl w:val="1"/>
      </w:pPr>
      <w:bookmarkStart w:id="830" w:name="_Toc16306"/>
      <w:bookmarkStart w:id="831" w:name="_Toc25717"/>
      <w:bookmarkStart w:id="832" w:name="_Toc9165"/>
      <w:r>
        <w:rPr>
          <w:rFonts w:hint="eastAsia"/>
        </w:rPr>
        <w:t>建立零件信息表</w:t>
      </w:r>
      <w:bookmarkEnd w:id="830"/>
      <w:bookmarkEnd w:id="831"/>
      <w:bookmarkEnd w:id="832"/>
    </w:p>
    <w:p w14:paraId="47AB373B" w14:textId="77777777" w:rsidR="00E240AA" w:rsidRDefault="00985EBA">
      <w:pPr>
        <w:outlineLvl w:val="1"/>
      </w:pPr>
      <w:r>
        <w:rPr>
          <w:rFonts w:hint="eastAsia"/>
        </w:rPr>
        <w:t xml:space="preserve">       </w:t>
      </w:r>
      <w:bookmarkStart w:id="833" w:name="_Toc17491"/>
      <w:bookmarkStart w:id="834" w:name="_Toc28838"/>
      <w:bookmarkStart w:id="835" w:name="_Toc25223"/>
      <w:r>
        <w:rPr>
          <w:rFonts w:hint="eastAsia"/>
        </w:rPr>
        <w:t>Create table sparePart_inf (</w:t>
      </w:r>
      <w:bookmarkEnd w:id="833"/>
      <w:bookmarkEnd w:id="834"/>
      <w:bookmarkEnd w:id="835"/>
    </w:p>
    <w:p w14:paraId="0E72B0EC" w14:textId="77777777" w:rsidR="00E240AA" w:rsidRDefault="00985EBA">
      <w:pPr>
        <w:outlineLvl w:val="1"/>
      </w:pPr>
      <w:r>
        <w:rPr>
          <w:rFonts w:hint="eastAsia"/>
        </w:rPr>
        <w:t xml:space="preserve">       </w:t>
      </w:r>
      <w:bookmarkStart w:id="836" w:name="_Toc20892"/>
      <w:bookmarkStart w:id="837" w:name="_Toc2293"/>
      <w:bookmarkStart w:id="838" w:name="_Toc27096"/>
      <w:r>
        <w:rPr>
          <w:rFonts w:hint="eastAsia"/>
        </w:rPr>
        <w:t>sparePart_id  INT,</w:t>
      </w:r>
      <w:bookmarkEnd w:id="836"/>
      <w:bookmarkEnd w:id="837"/>
      <w:bookmarkEnd w:id="838"/>
    </w:p>
    <w:p w14:paraId="60FA0315" w14:textId="77777777" w:rsidR="00E240AA" w:rsidRDefault="00985EBA">
      <w:pPr>
        <w:outlineLvl w:val="1"/>
      </w:pPr>
      <w:r>
        <w:rPr>
          <w:rFonts w:hint="eastAsia"/>
        </w:rPr>
        <w:t xml:space="preserve">       </w:t>
      </w:r>
      <w:bookmarkStart w:id="839" w:name="_Toc17544"/>
      <w:bookmarkStart w:id="840" w:name="_Toc15049"/>
      <w:bookmarkStart w:id="841" w:name="_Toc17111"/>
      <w:r>
        <w:rPr>
          <w:rFonts w:hint="eastAsia"/>
        </w:rPr>
        <w:t>part_id  INT,</w:t>
      </w:r>
      <w:bookmarkEnd w:id="839"/>
      <w:bookmarkEnd w:id="840"/>
      <w:bookmarkEnd w:id="841"/>
    </w:p>
    <w:p w14:paraId="7255230E" w14:textId="77777777" w:rsidR="00E240AA" w:rsidRDefault="00985EBA">
      <w:pPr>
        <w:outlineLvl w:val="1"/>
      </w:pPr>
      <w:r>
        <w:rPr>
          <w:rFonts w:hint="eastAsia"/>
        </w:rPr>
        <w:t xml:space="preserve">       </w:t>
      </w:r>
      <w:bookmarkStart w:id="842" w:name="_Toc27197"/>
      <w:bookmarkStart w:id="843" w:name="_Toc10728"/>
      <w:bookmarkStart w:id="844" w:name="_Toc32439"/>
      <w:r>
        <w:rPr>
          <w:rFonts w:hint="eastAsia"/>
        </w:rPr>
        <w:t>spare_name VARCHAR(20)</w:t>
      </w:r>
      <w:bookmarkEnd w:id="842"/>
      <w:bookmarkEnd w:id="843"/>
      <w:bookmarkEnd w:id="844"/>
    </w:p>
    <w:p w14:paraId="472EB58A" w14:textId="77777777" w:rsidR="00E240AA" w:rsidRDefault="00985EBA">
      <w:pPr>
        <w:outlineLvl w:val="1"/>
      </w:pPr>
      <w:r>
        <w:rPr>
          <w:rFonts w:hint="eastAsia"/>
        </w:rPr>
        <w:t xml:space="preserve">       </w:t>
      </w:r>
      <w:bookmarkStart w:id="845" w:name="_Toc12478"/>
      <w:bookmarkStart w:id="846" w:name="_Toc32259"/>
      <w:bookmarkStart w:id="847" w:name="_Toc31601"/>
      <w:r>
        <w:rPr>
          <w:rFonts w:hint="eastAsia"/>
        </w:rPr>
        <w:t>);</w:t>
      </w:r>
      <w:bookmarkEnd w:id="845"/>
      <w:bookmarkEnd w:id="846"/>
      <w:bookmarkEnd w:id="847"/>
    </w:p>
    <w:p w14:paraId="65F746DF" w14:textId="77777777" w:rsidR="00E240AA" w:rsidRDefault="00E240AA">
      <w:pPr>
        <w:outlineLvl w:val="1"/>
      </w:pPr>
    </w:p>
    <w:p w14:paraId="5A66CDC0" w14:textId="77777777" w:rsidR="00E240AA" w:rsidRDefault="00985EBA">
      <w:pPr>
        <w:numPr>
          <w:ilvl w:val="0"/>
          <w:numId w:val="5"/>
        </w:numPr>
        <w:ind w:firstLineChars="300" w:firstLine="720"/>
        <w:outlineLvl w:val="1"/>
      </w:pPr>
      <w:bookmarkStart w:id="848" w:name="_Toc18797"/>
      <w:bookmarkStart w:id="849" w:name="_Toc31485"/>
      <w:bookmarkStart w:id="850" w:name="_Toc9573"/>
      <w:r>
        <w:rPr>
          <w:rFonts w:hint="eastAsia"/>
        </w:rPr>
        <w:t>建立模型信息表</w:t>
      </w:r>
      <w:bookmarkEnd w:id="848"/>
      <w:bookmarkEnd w:id="849"/>
      <w:bookmarkEnd w:id="850"/>
    </w:p>
    <w:p w14:paraId="34F01871" w14:textId="77777777" w:rsidR="00E240AA" w:rsidRDefault="00985EBA">
      <w:pPr>
        <w:ind w:leftChars="300" w:left="720"/>
        <w:outlineLvl w:val="1"/>
      </w:pPr>
      <w:r>
        <w:rPr>
          <w:rFonts w:hint="eastAsia"/>
        </w:rPr>
        <w:t xml:space="preserve"> </w:t>
      </w:r>
      <w:bookmarkStart w:id="851" w:name="_Toc21164"/>
      <w:bookmarkStart w:id="852" w:name="_Toc17392"/>
      <w:bookmarkStart w:id="853" w:name="_Toc29591"/>
      <w:r>
        <w:rPr>
          <w:rFonts w:hint="eastAsia"/>
        </w:rPr>
        <w:t>Create table model_inf (</w:t>
      </w:r>
      <w:bookmarkEnd w:id="851"/>
      <w:bookmarkEnd w:id="852"/>
      <w:bookmarkEnd w:id="853"/>
    </w:p>
    <w:p w14:paraId="79E66AC8" w14:textId="77777777" w:rsidR="00E240AA" w:rsidRDefault="00985EBA">
      <w:pPr>
        <w:ind w:leftChars="300" w:left="720"/>
        <w:outlineLvl w:val="1"/>
      </w:pPr>
      <w:r>
        <w:rPr>
          <w:rFonts w:hint="eastAsia"/>
        </w:rPr>
        <w:t xml:space="preserve"> </w:t>
      </w:r>
      <w:bookmarkStart w:id="854" w:name="_Toc26168"/>
      <w:bookmarkStart w:id="855" w:name="_Toc13675"/>
      <w:bookmarkStart w:id="856" w:name="_Toc24450"/>
      <w:r>
        <w:rPr>
          <w:rFonts w:hint="eastAsia"/>
        </w:rPr>
        <w:t>model_id  INT,</w:t>
      </w:r>
      <w:bookmarkEnd w:id="854"/>
      <w:bookmarkEnd w:id="855"/>
      <w:bookmarkEnd w:id="856"/>
    </w:p>
    <w:p w14:paraId="179B82A7" w14:textId="77777777" w:rsidR="00E240AA" w:rsidRDefault="00985EBA">
      <w:pPr>
        <w:outlineLvl w:val="1"/>
      </w:pPr>
      <w:r>
        <w:rPr>
          <w:rFonts w:hint="eastAsia"/>
        </w:rPr>
        <w:t xml:space="preserve">       </w:t>
      </w:r>
      <w:bookmarkStart w:id="857" w:name="_Toc3814"/>
      <w:bookmarkStart w:id="858" w:name="_Toc27497"/>
      <w:bookmarkStart w:id="859" w:name="_Toc10281"/>
      <w:r>
        <w:rPr>
          <w:rFonts w:hint="eastAsia"/>
        </w:rPr>
        <w:t>sparePart_id  INT,</w:t>
      </w:r>
      <w:bookmarkEnd w:id="857"/>
      <w:bookmarkEnd w:id="858"/>
      <w:bookmarkEnd w:id="859"/>
    </w:p>
    <w:p w14:paraId="43F00E38" w14:textId="77777777" w:rsidR="00E240AA" w:rsidRDefault="00985EBA">
      <w:pPr>
        <w:outlineLvl w:val="1"/>
      </w:pPr>
      <w:r>
        <w:rPr>
          <w:rFonts w:hint="eastAsia"/>
        </w:rPr>
        <w:t xml:space="preserve">       </w:t>
      </w:r>
      <w:bookmarkStart w:id="860" w:name="_Toc17856"/>
      <w:bookmarkStart w:id="861" w:name="_Toc11625"/>
      <w:bookmarkStart w:id="862" w:name="_Toc14641"/>
      <w:r>
        <w:rPr>
          <w:rFonts w:hint="eastAsia"/>
        </w:rPr>
        <w:t>model_name  VARCHAR(20),</w:t>
      </w:r>
      <w:bookmarkEnd w:id="860"/>
      <w:bookmarkEnd w:id="861"/>
      <w:bookmarkEnd w:id="862"/>
    </w:p>
    <w:p w14:paraId="6B5E541B" w14:textId="77777777" w:rsidR="00E240AA" w:rsidRDefault="00985EBA">
      <w:pPr>
        <w:outlineLvl w:val="1"/>
      </w:pPr>
      <w:r>
        <w:rPr>
          <w:rFonts w:hint="eastAsia"/>
        </w:rPr>
        <w:t xml:space="preserve">       </w:t>
      </w:r>
      <w:bookmarkStart w:id="863" w:name="_Toc15876"/>
      <w:bookmarkStart w:id="864" w:name="_Toc29088"/>
      <w:bookmarkStart w:id="865" w:name="_Toc21649"/>
      <w:r>
        <w:rPr>
          <w:rFonts w:hint="eastAsia"/>
        </w:rPr>
        <w:t>renderStyle_name VARCHAR(20),</w:t>
      </w:r>
      <w:bookmarkEnd w:id="863"/>
      <w:bookmarkEnd w:id="864"/>
      <w:bookmarkEnd w:id="865"/>
    </w:p>
    <w:p w14:paraId="1CCD80E1" w14:textId="77777777" w:rsidR="00E240AA" w:rsidRDefault="00985EBA">
      <w:pPr>
        <w:outlineLvl w:val="1"/>
      </w:pPr>
      <w:r>
        <w:rPr>
          <w:rFonts w:hint="eastAsia"/>
        </w:rPr>
        <w:t xml:space="preserve">       </w:t>
      </w:r>
      <w:bookmarkStart w:id="866" w:name="_Toc18823"/>
      <w:bookmarkStart w:id="867" w:name="_Toc2738"/>
      <w:bookmarkStart w:id="868" w:name="_Toc10422"/>
      <w:r>
        <w:rPr>
          <w:rFonts w:hint="eastAsia"/>
        </w:rPr>
        <w:t>alpha  FLOAT,</w:t>
      </w:r>
      <w:bookmarkEnd w:id="866"/>
      <w:bookmarkEnd w:id="867"/>
      <w:bookmarkEnd w:id="868"/>
    </w:p>
    <w:p w14:paraId="12D5EEF7" w14:textId="77777777" w:rsidR="00E240AA" w:rsidRDefault="00985EBA">
      <w:pPr>
        <w:outlineLvl w:val="1"/>
      </w:pPr>
      <w:r>
        <w:rPr>
          <w:rFonts w:hint="eastAsia"/>
        </w:rPr>
        <w:t xml:space="preserve">       </w:t>
      </w:r>
      <w:bookmarkStart w:id="869" w:name="_Toc19105"/>
      <w:bookmarkStart w:id="870" w:name="_Toc8299"/>
      <w:bookmarkStart w:id="871" w:name="_Toc17511"/>
      <w:r>
        <w:rPr>
          <w:rFonts w:hint="eastAsia"/>
        </w:rPr>
        <w:t>storage_path VARCHAR(50)</w:t>
      </w:r>
      <w:bookmarkEnd w:id="869"/>
      <w:bookmarkEnd w:id="870"/>
      <w:bookmarkEnd w:id="871"/>
    </w:p>
    <w:p w14:paraId="343D2830" w14:textId="77777777" w:rsidR="00E240AA" w:rsidRDefault="00985EBA">
      <w:pPr>
        <w:outlineLvl w:val="1"/>
      </w:pPr>
      <w:r>
        <w:rPr>
          <w:rFonts w:hint="eastAsia"/>
        </w:rPr>
        <w:t xml:space="preserve">       </w:t>
      </w:r>
      <w:bookmarkStart w:id="872" w:name="_Toc22373"/>
      <w:bookmarkStart w:id="873" w:name="_Toc2453"/>
      <w:bookmarkStart w:id="874" w:name="_Toc18475"/>
      <w:r>
        <w:rPr>
          <w:rFonts w:hint="eastAsia"/>
        </w:rPr>
        <w:t>);</w:t>
      </w:r>
      <w:bookmarkEnd w:id="872"/>
      <w:bookmarkEnd w:id="873"/>
      <w:bookmarkEnd w:id="874"/>
    </w:p>
    <w:p w14:paraId="293B8498" w14:textId="77777777" w:rsidR="00E240AA" w:rsidRDefault="00E240AA">
      <w:pPr>
        <w:outlineLvl w:val="1"/>
      </w:pPr>
    </w:p>
    <w:p w14:paraId="6B5A75CF" w14:textId="77777777" w:rsidR="00E240AA" w:rsidRDefault="00985EBA">
      <w:pPr>
        <w:numPr>
          <w:ilvl w:val="0"/>
          <w:numId w:val="5"/>
        </w:numPr>
        <w:ind w:firstLineChars="300" w:firstLine="720"/>
        <w:outlineLvl w:val="1"/>
      </w:pPr>
      <w:bookmarkStart w:id="875" w:name="_Toc12259"/>
      <w:bookmarkStart w:id="876" w:name="_Toc18363"/>
      <w:bookmarkStart w:id="877" w:name="_Toc6861"/>
      <w:r>
        <w:rPr>
          <w:rFonts w:hint="eastAsia"/>
        </w:rPr>
        <w:t>建立视频信息表</w:t>
      </w:r>
      <w:bookmarkEnd w:id="875"/>
      <w:bookmarkEnd w:id="876"/>
      <w:bookmarkEnd w:id="877"/>
    </w:p>
    <w:p w14:paraId="0866880E" w14:textId="77777777" w:rsidR="00E240AA" w:rsidRDefault="00985EBA">
      <w:pPr>
        <w:ind w:leftChars="300" w:left="720"/>
        <w:outlineLvl w:val="1"/>
      </w:pPr>
      <w:r>
        <w:rPr>
          <w:rFonts w:hint="eastAsia"/>
        </w:rPr>
        <w:t xml:space="preserve"> </w:t>
      </w:r>
      <w:bookmarkStart w:id="878" w:name="_Toc32217"/>
      <w:bookmarkStart w:id="879" w:name="_Toc21929"/>
      <w:bookmarkStart w:id="880" w:name="_Toc8650"/>
      <w:r>
        <w:rPr>
          <w:rFonts w:hint="eastAsia"/>
        </w:rPr>
        <w:t>Create table video_inf (</w:t>
      </w:r>
      <w:bookmarkEnd w:id="878"/>
      <w:bookmarkEnd w:id="879"/>
      <w:bookmarkEnd w:id="880"/>
    </w:p>
    <w:p w14:paraId="607E2C51" w14:textId="77777777" w:rsidR="00E240AA" w:rsidRDefault="00985EBA">
      <w:pPr>
        <w:ind w:leftChars="300" w:left="720"/>
        <w:outlineLvl w:val="1"/>
      </w:pPr>
      <w:r>
        <w:rPr>
          <w:rFonts w:hint="eastAsia"/>
        </w:rPr>
        <w:t xml:space="preserve"> </w:t>
      </w:r>
      <w:bookmarkStart w:id="881" w:name="_Toc12620"/>
      <w:bookmarkStart w:id="882" w:name="_Toc5048"/>
      <w:bookmarkStart w:id="883" w:name="_Toc19359"/>
      <w:r>
        <w:rPr>
          <w:rFonts w:hint="eastAsia"/>
        </w:rPr>
        <w:t>video_id  INT,</w:t>
      </w:r>
      <w:bookmarkEnd w:id="881"/>
      <w:bookmarkEnd w:id="882"/>
      <w:bookmarkEnd w:id="883"/>
    </w:p>
    <w:p w14:paraId="63771835" w14:textId="77777777" w:rsidR="00E240AA" w:rsidRDefault="00985EBA">
      <w:pPr>
        <w:ind w:leftChars="300" w:left="720"/>
        <w:outlineLvl w:val="1"/>
      </w:pPr>
      <w:r>
        <w:rPr>
          <w:rFonts w:hint="eastAsia"/>
        </w:rPr>
        <w:t xml:space="preserve"> </w:t>
      </w:r>
      <w:bookmarkStart w:id="884" w:name="_Toc5117"/>
      <w:bookmarkStart w:id="885" w:name="_Toc7960"/>
      <w:bookmarkStart w:id="886" w:name="_Toc18738"/>
      <w:r>
        <w:rPr>
          <w:rFonts w:hint="eastAsia"/>
        </w:rPr>
        <w:t>part_id  INT,</w:t>
      </w:r>
      <w:bookmarkEnd w:id="884"/>
      <w:bookmarkEnd w:id="885"/>
      <w:bookmarkEnd w:id="886"/>
    </w:p>
    <w:p w14:paraId="6AE8A1F6" w14:textId="77777777" w:rsidR="00E240AA" w:rsidRDefault="00985EBA">
      <w:pPr>
        <w:outlineLvl w:val="1"/>
      </w:pPr>
      <w:r>
        <w:rPr>
          <w:rFonts w:hint="eastAsia"/>
        </w:rPr>
        <w:t xml:space="preserve">       </w:t>
      </w:r>
      <w:bookmarkStart w:id="887" w:name="_Toc28993"/>
      <w:bookmarkStart w:id="888" w:name="_Toc14719"/>
      <w:bookmarkStart w:id="889" w:name="_Toc13719"/>
      <w:r>
        <w:rPr>
          <w:rFonts w:hint="eastAsia"/>
        </w:rPr>
        <w:t>storage_path VARCHAR(50)</w:t>
      </w:r>
      <w:bookmarkEnd w:id="887"/>
      <w:bookmarkEnd w:id="888"/>
      <w:bookmarkEnd w:id="889"/>
    </w:p>
    <w:p w14:paraId="799A4C1B" w14:textId="77777777" w:rsidR="00E240AA" w:rsidRDefault="00985EBA">
      <w:pPr>
        <w:outlineLvl w:val="1"/>
      </w:pPr>
      <w:r>
        <w:rPr>
          <w:rFonts w:hint="eastAsia"/>
        </w:rPr>
        <w:t xml:space="preserve">       </w:t>
      </w:r>
      <w:bookmarkStart w:id="890" w:name="_Toc21037"/>
      <w:bookmarkStart w:id="891" w:name="_Toc3863"/>
      <w:bookmarkStart w:id="892" w:name="_Toc4601"/>
      <w:r>
        <w:rPr>
          <w:rFonts w:hint="eastAsia"/>
        </w:rPr>
        <w:t>);</w:t>
      </w:r>
      <w:bookmarkEnd w:id="890"/>
      <w:bookmarkEnd w:id="891"/>
      <w:bookmarkEnd w:id="892"/>
    </w:p>
    <w:p w14:paraId="2F669DD2" w14:textId="77777777" w:rsidR="00E240AA" w:rsidRDefault="00985EBA">
      <w:pPr>
        <w:outlineLvl w:val="1"/>
      </w:pPr>
      <w:r>
        <w:rPr>
          <w:rFonts w:hint="eastAsia"/>
        </w:rPr>
        <w:t xml:space="preserve">       </w:t>
      </w:r>
    </w:p>
    <w:p w14:paraId="0EC15E6E" w14:textId="77777777" w:rsidR="00E240AA" w:rsidRDefault="00985EBA">
      <w:pPr>
        <w:numPr>
          <w:ilvl w:val="0"/>
          <w:numId w:val="5"/>
        </w:numPr>
        <w:ind w:firstLineChars="300" w:firstLine="720"/>
        <w:outlineLvl w:val="1"/>
      </w:pPr>
      <w:bookmarkStart w:id="893" w:name="_Toc25876"/>
      <w:bookmarkStart w:id="894" w:name="_Toc22197"/>
      <w:bookmarkStart w:id="895" w:name="_Toc25935"/>
      <w:r>
        <w:rPr>
          <w:rFonts w:hint="eastAsia"/>
        </w:rPr>
        <w:t>建立文本信息表</w:t>
      </w:r>
      <w:bookmarkEnd w:id="893"/>
      <w:bookmarkEnd w:id="894"/>
      <w:bookmarkEnd w:id="895"/>
    </w:p>
    <w:p w14:paraId="2B504CF9" w14:textId="77777777" w:rsidR="00E240AA" w:rsidRDefault="00985EBA">
      <w:pPr>
        <w:ind w:leftChars="300" w:left="720"/>
        <w:outlineLvl w:val="1"/>
      </w:pPr>
      <w:r>
        <w:rPr>
          <w:rFonts w:hint="eastAsia"/>
        </w:rPr>
        <w:t xml:space="preserve"> </w:t>
      </w:r>
      <w:bookmarkStart w:id="896" w:name="_Toc24280"/>
      <w:bookmarkStart w:id="897" w:name="_Toc20305"/>
      <w:bookmarkStart w:id="898" w:name="_Toc2635"/>
      <w:r>
        <w:rPr>
          <w:rFonts w:hint="eastAsia"/>
        </w:rPr>
        <w:t>Create table text_inf (</w:t>
      </w:r>
      <w:bookmarkEnd w:id="896"/>
      <w:bookmarkEnd w:id="897"/>
      <w:bookmarkEnd w:id="898"/>
    </w:p>
    <w:p w14:paraId="42A5A9F9" w14:textId="77777777" w:rsidR="00E240AA" w:rsidRDefault="00985EBA">
      <w:pPr>
        <w:ind w:leftChars="300" w:left="720"/>
        <w:outlineLvl w:val="1"/>
      </w:pPr>
      <w:r>
        <w:rPr>
          <w:rFonts w:hint="eastAsia"/>
        </w:rPr>
        <w:t xml:space="preserve"> </w:t>
      </w:r>
      <w:bookmarkStart w:id="899" w:name="_Toc16621"/>
      <w:bookmarkStart w:id="900" w:name="_Toc7151"/>
      <w:bookmarkStart w:id="901" w:name="_Toc29965"/>
      <w:r>
        <w:rPr>
          <w:rFonts w:hint="eastAsia"/>
        </w:rPr>
        <w:t>text_id   INT,</w:t>
      </w:r>
      <w:bookmarkEnd w:id="899"/>
      <w:bookmarkEnd w:id="900"/>
      <w:bookmarkEnd w:id="901"/>
    </w:p>
    <w:p w14:paraId="6876942A" w14:textId="77777777" w:rsidR="00E240AA" w:rsidRDefault="00985EBA">
      <w:pPr>
        <w:ind w:leftChars="300" w:left="720"/>
        <w:outlineLvl w:val="1"/>
      </w:pPr>
      <w:r>
        <w:rPr>
          <w:rFonts w:hint="eastAsia"/>
        </w:rPr>
        <w:t xml:space="preserve"> </w:t>
      </w:r>
      <w:bookmarkStart w:id="902" w:name="_Toc25666"/>
      <w:bookmarkStart w:id="903" w:name="_Toc14371"/>
      <w:bookmarkStart w:id="904" w:name="_Toc17301"/>
      <w:r>
        <w:rPr>
          <w:rFonts w:hint="eastAsia"/>
        </w:rPr>
        <w:t>process_id   INT,</w:t>
      </w:r>
      <w:bookmarkEnd w:id="902"/>
      <w:bookmarkEnd w:id="903"/>
      <w:bookmarkEnd w:id="904"/>
    </w:p>
    <w:p w14:paraId="281EFFE0" w14:textId="77777777" w:rsidR="00E240AA" w:rsidRDefault="00985EBA">
      <w:pPr>
        <w:ind w:leftChars="300" w:left="720"/>
        <w:outlineLvl w:val="1"/>
      </w:pPr>
      <w:bookmarkStart w:id="905" w:name="_Toc4947"/>
      <w:bookmarkStart w:id="906" w:name="_Toc20530"/>
      <w:bookmarkStart w:id="907" w:name="_Toc6086"/>
      <w:r>
        <w:rPr>
          <w:rFonts w:hint="eastAsia"/>
        </w:rPr>
        <w:lastRenderedPageBreak/>
        <w:t>text_content  VARCHAR(1000),</w:t>
      </w:r>
      <w:bookmarkEnd w:id="905"/>
      <w:bookmarkEnd w:id="906"/>
      <w:bookmarkEnd w:id="907"/>
    </w:p>
    <w:p w14:paraId="484B0E70" w14:textId="77777777" w:rsidR="00E240AA" w:rsidRDefault="00985EBA">
      <w:pPr>
        <w:ind w:leftChars="300" w:left="720"/>
        <w:outlineLvl w:val="1"/>
      </w:pPr>
      <w:bookmarkStart w:id="908" w:name="_Toc13243"/>
      <w:bookmarkStart w:id="909" w:name="_Toc3928"/>
      <w:bookmarkStart w:id="910" w:name="_Toc22347"/>
      <w:r>
        <w:rPr>
          <w:rFonts w:hint="eastAsia"/>
        </w:rPr>
        <w:t>font_size  INT,</w:t>
      </w:r>
      <w:bookmarkEnd w:id="908"/>
      <w:bookmarkEnd w:id="909"/>
      <w:bookmarkEnd w:id="910"/>
    </w:p>
    <w:p w14:paraId="0275C545" w14:textId="77777777" w:rsidR="00E240AA" w:rsidRDefault="00985EBA">
      <w:pPr>
        <w:ind w:leftChars="300" w:left="720"/>
        <w:outlineLvl w:val="1"/>
      </w:pPr>
      <w:bookmarkStart w:id="911" w:name="_Toc5108"/>
      <w:bookmarkStart w:id="912" w:name="_Toc8009"/>
      <w:bookmarkStart w:id="913" w:name="_Toc12837"/>
      <w:r>
        <w:rPr>
          <w:rFonts w:hint="eastAsia"/>
        </w:rPr>
        <w:t>color   VARCHAR(20),</w:t>
      </w:r>
      <w:bookmarkEnd w:id="911"/>
      <w:bookmarkEnd w:id="912"/>
      <w:bookmarkEnd w:id="913"/>
    </w:p>
    <w:p w14:paraId="7B1D8EBA" w14:textId="77777777" w:rsidR="00E240AA" w:rsidRDefault="00985EBA">
      <w:pPr>
        <w:outlineLvl w:val="1"/>
      </w:pPr>
      <w:r>
        <w:rPr>
          <w:rFonts w:hint="eastAsia"/>
        </w:rPr>
        <w:t xml:space="preserve">      </w:t>
      </w:r>
      <w:bookmarkStart w:id="914" w:name="_Toc7975"/>
      <w:bookmarkStart w:id="915" w:name="_Toc3646"/>
      <w:bookmarkStart w:id="916" w:name="_Toc11339"/>
      <w:r>
        <w:rPr>
          <w:rFonts w:hint="eastAsia"/>
        </w:rPr>
        <w:t>text_path  VARCHAR(50)</w:t>
      </w:r>
      <w:bookmarkEnd w:id="914"/>
      <w:bookmarkEnd w:id="915"/>
      <w:bookmarkEnd w:id="916"/>
    </w:p>
    <w:p w14:paraId="37F96B49" w14:textId="77777777" w:rsidR="00E240AA" w:rsidRDefault="00985EBA">
      <w:pPr>
        <w:outlineLvl w:val="1"/>
      </w:pPr>
      <w:r>
        <w:rPr>
          <w:rFonts w:hint="eastAsia"/>
        </w:rPr>
        <w:t xml:space="preserve">      </w:t>
      </w:r>
      <w:bookmarkStart w:id="917" w:name="_Toc9391"/>
      <w:bookmarkStart w:id="918" w:name="_Toc21739"/>
      <w:bookmarkStart w:id="919" w:name="_Toc22761"/>
      <w:r>
        <w:rPr>
          <w:rFonts w:hint="eastAsia"/>
        </w:rPr>
        <w:t>);</w:t>
      </w:r>
      <w:bookmarkEnd w:id="917"/>
      <w:bookmarkEnd w:id="918"/>
      <w:bookmarkEnd w:id="919"/>
    </w:p>
    <w:p w14:paraId="7695A7B5" w14:textId="77777777" w:rsidR="00E240AA" w:rsidRDefault="00985EBA">
      <w:pPr>
        <w:outlineLvl w:val="1"/>
      </w:pPr>
      <w:r>
        <w:rPr>
          <w:rFonts w:hint="eastAsia"/>
        </w:rPr>
        <w:t xml:space="preserve">     </w:t>
      </w:r>
    </w:p>
    <w:p w14:paraId="664FC2F0" w14:textId="77777777" w:rsidR="00E240AA" w:rsidRDefault="00985EBA">
      <w:pPr>
        <w:numPr>
          <w:ilvl w:val="0"/>
          <w:numId w:val="5"/>
        </w:numPr>
        <w:ind w:firstLineChars="300" w:firstLine="720"/>
        <w:outlineLvl w:val="1"/>
      </w:pPr>
      <w:bookmarkStart w:id="920" w:name="_Toc1588"/>
      <w:bookmarkStart w:id="921" w:name="_Toc3808"/>
      <w:bookmarkStart w:id="922" w:name="_Toc4174"/>
      <w:r>
        <w:rPr>
          <w:rFonts w:hint="eastAsia"/>
        </w:rPr>
        <w:t>建立工艺信息表</w:t>
      </w:r>
      <w:bookmarkEnd w:id="920"/>
      <w:bookmarkEnd w:id="921"/>
      <w:bookmarkEnd w:id="922"/>
    </w:p>
    <w:p w14:paraId="1CF65884" w14:textId="77777777" w:rsidR="00E240AA" w:rsidRDefault="00985EBA">
      <w:pPr>
        <w:ind w:leftChars="300" w:left="720"/>
        <w:outlineLvl w:val="1"/>
      </w:pPr>
      <w:bookmarkStart w:id="923" w:name="_Toc371"/>
      <w:bookmarkStart w:id="924" w:name="_Toc12426"/>
      <w:bookmarkStart w:id="925" w:name="_Toc18198"/>
      <w:r>
        <w:rPr>
          <w:rFonts w:hint="eastAsia"/>
        </w:rPr>
        <w:t>Create table process_inf (</w:t>
      </w:r>
      <w:bookmarkEnd w:id="923"/>
      <w:bookmarkEnd w:id="924"/>
      <w:bookmarkEnd w:id="925"/>
    </w:p>
    <w:p w14:paraId="31AE85F0" w14:textId="77777777" w:rsidR="00E240AA" w:rsidRDefault="00985EBA">
      <w:pPr>
        <w:ind w:leftChars="300" w:left="720"/>
        <w:outlineLvl w:val="1"/>
      </w:pPr>
      <w:bookmarkStart w:id="926" w:name="_Toc10547"/>
      <w:bookmarkStart w:id="927" w:name="_Toc5412"/>
      <w:bookmarkStart w:id="928" w:name="_Toc3525"/>
      <w:r>
        <w:rPr>
          <w:rFonts w:hint="eastAsia"/>
        </w:rPr>
        <w:t>process_id  INT,</w:t>
      </w:r>
      <w:bookmarkEnd w:id="926"/>
      <w:bookmarkEnd w:id="927"/>
      <w:bookmarkEnd w:id="928"/>
    </w:p>
    <w:p w14:paraId="0F5514B1" w14:textId="77777777" w:rsidR="00E240AA" w:rsidRDefault="00985EBA">
      <w:pPr>
        <w:ind w:leftChars="300" w:left="720"/>
        <w:outlineLvl w:val="1"/>
      </w:pPr>
      <w:bookmarkStart w:id="929" w:name="_Toc8694"/>
      <w:bookmarkStart w:id="930" w:name="_Toc15034"/>
      <w:bookmarkStart w:id="931" w:name="_Toc13007"/>
      <w:r>
        <w:rPr>
          <w:rFonts w:hint="eastAsia"/>
        </w:rPr>
        <w:t>part_id  INT,</w:t>
      </w:r>
      <w:bookmarkEnd w:id="929"/>
      <w:bookmarkEnd w:id="930"/>
      <w:bookmarkEnd w:id="931"/>
    </w:p>
    <w:p w14:paraId="4E078F3C" w14:textId="77777777" w:rsidR="00E240AA" w:rsidRDefault="00985EBA">
      <w:pPr>
        <w:ind w:leftChars="300" w:left="720"/>
        <w:outlineLvl w:val="1"/>
      </w:pPr>
      <w:bookmarkStart w:id="932" w:name="_Toc23375"/>
      <w:bookmarkStart w:id="933" w:name="_Toc5695"/>
      <w:bookmarkStart w:id="934" w:name="_Toc27105"/>
      <w:r>
        <w:rPr>
          <w:rFonts w:hint="eastAsia"/>
        </w:rPr>
        <w:t>process_name  VRCHAR(50),</w:t>
      </w:r>
      <w:bookmarkEnd w:id="932"/>
      <w:bookmarkEnd w:id="933"/>
      <w:bookmarkEnd w:id="934"/>
    </w:p>
    <w:p w14:paraId="130ECED6" w14:textId="77777777" w:rsidR="00E240AA" w:rsidRDefault="00985EBA">
      <w:pPr>
        <w:ind w:leftChars="300" w:left="720"/>
        <w:outlineLvl w:val="1"/>
      </w:pPr>
      <w:bookmarkStart w:id="935" w:name="_Toc5142"/>
      <w:bookmarkStart w:id="936" w:name="_Toc8391"/>
      <w:bookmarkStart w:id="937" w:name="_Toc24012"/>
      <w:r>
        <w:rPr>
          <w:rFonts w:hint="eastAsia"/>
        </w:rPr>
        <w:t>);</w:t>
      </w:r>
      <w:bookmarkEnd w:id="935"/>
      <w:bookmarkEnd w:id="936"/>
      <w:bookmarkEnd w:id="937"/>
    </w:p>
    <w:p w14:paraId="3A2199A5" w14:textId="77777777" w:rsidR="00E240AA" w:rsidRDefault="00E240AA">
      <w:pPr>
        <w:ind w:leftChars="300" w:left="720"/>
        <w:outlineLvl w:val="1"/>
      </w:pPr>
    </w:p>
    <w:p w14:paraId="361027BB" w14:textId="77777777" w:rsidR="00E240AA" w:rsidRDefault="00985EBA">
      <w:pPr>
        <w:numPr>
          <w:ilvl w:val="0"/>
          <w:numId w:val="5"/>
        </w:numPr>
        <w:ind w:firstLineChars="300" w:firstLine="720"/>
        <w:outlineLvl w:val="1"/>
      </w:pPr>
      <w:bookmarkStart w:id="938" w:name="_Toc2314"/>
      <w:bookmarkStart w:id="939" w:name="_Toc26444"/>
      <w:bookmarkStart w:id="940" w:name="_Toc21396"/>
      <w:r>
        <w:rPr>
          <w:rFonts w:hint="eastAsia"/>
        </w:rPr>
        <w:t>建立工具信息表</w:t>
      </w:r>
      <w:bookmarkEnd w:id="938"/>
      <w:bookmarkEnd w:id="939"/>
      <w:bookmarkEnd w:id="940"/>
    </w:p>
    <w:p w14:paraId="24D11424" w14:textId="77777777" w:rsidR="00E240AA" w:rsidRDefault="00985EBA">
      <w:pPr>
        <w:ind w:leftChars="300" w:left="720"/>
        <w:outlineLvl w:val="1"/>
      </w:pPr>
      <w:bookmarkStart w:id="941" w:name="_Toc19880"/>
      <w:bookmarkStart w:id="942" w:name="_Toc16047"/>
      <w:bookmarkStart w:id="943" w:name="_Toc26322"/>
      <w:r>
        <w:rPr>
          <w:rFonts w:hint="eastAsia"/>
        </w:rPr>
        <w:t>Create table tool_inf (</w:t>
      </w:r>
      <w:bookmarkEnd w:id="941"/>
      <w:bookmarkEnd w:id="942"/>
      <w:bookmarkEnd w:id="943"/>
    </w:p>
    <w:p w14:paraId="03FE6F71" w14:textId="77777777" w:rsidR="00E240AA" w:rsidRDefault="00985EBA">
      <w:pPr>
        <w:ind w:leftChars="300" w:left="720"/>
        <w:outlineLvl w:val="1"/>
      </w:pPr>
      <w:bookmarkStart w:id="944" w:name="_Toc18727"/>
      <w:bookmarkStart w:id="945" w:name="_Toc26636"/>
      <w:bookmarkStart w:id="946" w:name="_Toc21445"/>
      <w:r>
        <w:rPr>
          <w:rFonts w:hint="eastAsia"/>
        </w:rPr>
        <w:t>tool_id  INT,</w:t>
      </w:r>
      <w:bookmarkEnd w:id="944"/>
      <w:bookmarkEnd w:id="945"/>
      <w:bookmarkEnd w:id="946"/>
    </w:p>
    <w:p w14:paraId="5305E4AB" w14:textId="77777777" w:rsidR="00E240AA" w:rsidRDefault="00985EBA">
      <w:pPr>
        <w:ind w:leftChars="300" w:left="720"/>
        <w:outlineLvl w:val="1"/>
      </w:pPr>
      <w:bookmarkStart w:id="947" w:name="_Toc10275"/>
      <w:bookmarkStart w:id="948" w:name="_Toc892"/>
      <w:bookmarkStart w:id="949" w:name="_Toc19350"/>
      <w:r>
        <w:rPr>
          <w:rFonts w:hint="eastAsia"/>
        </w:rPr>
        <w:t>process_id  INT,</w:t>
      </w:r>
      <w:bookmarkEnd w:id="947"/>
      <w:bookmarkEnd w:id="948"/>
      <w:bookmarkEnd w:id="949"/>
    </w:p>
    <w:p w14:paraId="24224AD1" w14:textId="77777777" w:rsidR="00E240AA" w:rsidRDefault="00985EBA">
      <w:pPr>
        <w:ind w:leftChars="300" w:left="720"/>
        <w:outlineLvl w:val="1"/>
      </w:pPr>
      <w:bookmarkStart w:id="950" w:name="_Toc29555"/>
      <w:bookmarkStart w:id="951" w:name="_Toc4874"/>
      <w:bookmarkStart w:id="952" w:name="_Toc20503"/>
      <w:r>
        <w:rPr>
          <w:rFonts w:hint="eastAsia"/>
        </w:rPr>
        <w:t>Tool_name  VARCHAR(50)</w:t>
      </w:r>
      <w:bookmarkEnd w:id="950"/>
      <w:bookmarkEnd w:id="951"/>
      <w:bookmarkEnd w:id="952"/>
    </w:p>
    <w:p w14:paraId="529CED78" w14:textId="77777777" w:rsidR="00E240AA" w:rsidRDefault="00985EBA">
      <w:pPr>
        <w:ind w:leftChars="300" w:left="720"/>
        <w:outlineLvl w:val="1"/>
      </w:pPr>
      <w:bookmarkStart w:id="953" w:name="_Toc1538"/>
      <w:bookmarkStart w:id="954" w:name="_Toc534"/>
      <w:bookmarkStart w:id="955" w:name="_Toc18150"/>
      <w:r>
        <w:rPr>
          <w:rFonts w:hint="eastAsia"/>
        </w:rPr>
        <w:t>);</w:t>
      </w:r>
      <w:bookmarkEnd w:id="953"/>
      <w:bookmarkEnd w:id="954"/>
      <w:bookmarkEnd w:id="955"/>
    </w:p>
    <w:p w14:paraId="694F019D" w14:textId="77777777" w:rsidR="00E240AA" w:rsidRDefault="00E240AA">
      <w:pPr>
        <w:ind w:leftChars="300" w:left="720"/>
        <w:outlineLvl w:val="1"/>
      </w:pPr>
    </w:p>
    <w:p w14:paraId="16FDC8E4" w14:textId="77777777" w:rsidR="00E240AA" w:rsidRDefault="00985EBA">
      <w:pPr>
        <w:numPr>
          <w:ilvl w:val="0"/>
          <w:numId w:val="5"/>
        </w:numPr>
        <w:ind w:firstLineChars="300" w:firstLine="720"/>
        <w:outlineLvl w:val="1"/>
      </w:pPr>
      <w:bookmarkStart w:id="956" w:name="_Toc18501"/>
      <w:bookmarkStart w:id="957" w:name="_Toc12929"/>
      <w:bookmarkStart w:id="958" w:name="_Toc15600"/>
      <w:r>
        <w:rPr>
          <w:rFonts w:hint="eastAsia"/>
        </w:rPr>
        <w:t>建立图片信息表</w:t>
      </w:r>
      <w:bookmarkEnd w:id="956"/>
      <w:bookmarkEnd w:id="957"/>
      <w:bookmarkEnd w:id="958"/>
    </w:p>
    <w:p w14:paraId="2110990A" w14:textId="77777777" w:rsidR="00E240AA" w:rsidRDefault="00985EBA">
      <w:pPr>
        <w:ind w:leftChars="300" w:left="720"/>
        <w:outlineLvl w:val="1"/>
      </w:pPr>
      <w:bookmarkStart w:id="959" w:name="_Toc31614"/>
      <w:bookmarkStart w:id="960" w:name="_Toc13918"/>
      <w:bookmarkStart w:id="961" w:name="_Toc21791"/>
      <w:r>
        <w:rPr>
          <w:rFonts w:hint="eastAsia"/>
        </w:rPr>
        <w:t>Create table picture_inf (</w:t>
      </w:r>
      <w:bookmarkEnd w:id="959"/>
      <w:bookmarkEnd w:id="960"/>
      <w:bookmarkEnd w:id="961"/>
    </w:p>
    <w:p w14:paraId="14CBCFAE" w14:textId="77777777" w:rsidR="00E240AA" w:rsidRDefault="00985EBA">
      <w:pPr>
        <w:ind w:leftChars="300" w:left="720"/>
        <w:outlineLvl w:val="1"/>
      </w:pPr>
      <w:bookmarkStart w:id="962" w:name="_Toc9558"/>
      <w:bookmarkStart w:id="963" w:name="_Toc22798"/>
      <w:bookmarkStart w:id="964" w:name="_Toc16543"/>
      <w:r>
        <w:rPr>
          <w:rFonts w:hint="eastAsia"/>
        </w:rPr>
        <w:t>picture_id  INT,</w:t>
      </w:r>
      <w:bookmarkEnd w:id="962"/>
      <w:bookmarkEnd w:id="963"/>
      <w:bookmarkEnd w:id="964"/>
    </w:p>
    <w:p w14:paraId="69EAFEC8" w14:textId="77777777" w:rsidR="00E240AA" w:rsidRDefault="00985EBA">
      <w:pPr>
        <w:ind w:leftChars="300" w:left="720"/>
        <w:outlineLvl w:val="1"/>
      </w:pPr>
      <w:bookmarkStart w:id="965" w:name="_Toc27383"/>
      <w:bookmarkStart w:id="966" w:name="_Toc31515"/>
      <w:bookmarkStart w:id="967" w:name="_Toc14634"/>
      <w:r>
        <w:rPr>
          <w:rFonts w:hint="eastAsia"/>
        </w:rPr>
        <w:t>tool_id  INT,</w:t>
      </w:r>
      <w:bookmarkEnd w:id="965"/>
      <w:bookmarkEnd w:id="966"/>
      <w:bookmarkEnd w:id="967"/>
    </w:p>
    <w:p w14:paraId="773D1DD0" w14:textId="77777777" w:rsidR="00E240AA" w:rsidRDefault="00985EBA">
      <w:pPr>
        <w:ind w:leftChars="300" w:left="720"/>
        <w:outlineLvl w:val="1"/>
      </w:pPr>
      <w:bookmarkStart w:id="968" w:name="_Toc30941"/>
      <w:bookmarkStart w:id="969" w:name="_Toc26227"/>
      <w:bookmarkStart w:id="970" w:name="_Toc22741"/>
      <w:r>
        <w:rPr>
          <w:rFonts w:hint="eastAsia"/>
        </w:rPr>
        <w:t>storage_path  VARCHAR(50),</w:t>
      </w:r>
      <w:bookmarkEnd w:id="968"/>
      <w:bookmarkEnd w:id="969"/>
      <w:bookmarkEnd w:id="970"/>
    </w:p>
    <w:p w14:paraId="7EADA89F" w14:textId="77777777" w:rsidR="00E240AA" w:rsidRDefault="00985EBA">
      <w:pPr>
        <w:ind w:leftChars="300" w:left="720"/>
        <w:outlineLvl w:val="1"/>
      </w:pPr>
      <w:bookmarkStart w:id="971" w:name="_Toc31223"/>
      <w:bookmarkStart w:id="972" w:name="_Toc8291"/>
      <w:bookmarkStart w:id="973" w:name="_Toc28319"/>
      <w:r>
        <w:rPr>
          <w:rFonts w:hint="eastAsia"/>
        </w:rPr>
        <w:t>pciture_size  FLOAT</w:t>
      </w:r>
      <w:bookmarkEnd w:id="971"/>
      <w:bookmarkEnd w:id="972"/>
      <w:bookmarkEnd w:id="973"/>
    </w:p>
    <w:p w14:paraId="672AE9E6" w14:textId="77777777" w:rsidR="00E240AA" w:rsidRDefault="00985EBA">
      <w:pPr>
        <w:ind w:leftChars="300" w:left="720"/>
        <w:outlineLvl w:val="1"/>
      </w:pPr>
      <w:bookmarkStart w:id="974" w:name="_Toc30936"/>
      <w:bookmarkStart w:id="975" w:name="_Toc21817"/>
      <w:bookmarkStart w:id="976" w:name="_Toc23760"/>
      <w:r>
        <w:rPr>
          <w:rFonts w:hint="eastAsia"/>
        </w:rPr>
        <w:t>);</w:t>
      </w:r>
      <w:bookmarkEnd w:id="974"/>
      <w:bookmarkEnd w:id="975"/>
      <w:bookmarkEnd w:id="976"/>
    </w:p>
    <w:p w14:paraId="745C0C6B" w14:textId="77777777" w:rsidR="00E240AA" w:rsidRDefault="00985EBA">
      <w:pPr>
        <w:outlineLvl w:val="1"/>
        <w:rPr>
          <w:rFonts w:ascii="黑体" w:eastAsia="黑体" w:hAnsi="黑体"/>
          <w:sz w:val="32"/>
          <w:szCs w:val="32"/>
        </w:rPr>
      </w:pPr>
      <w:r>
        <w:rPr>
          <w:rFonts w:hint="eastAsia"/>
        </w:rPr>
        <w:t xml:space="preserve">       </w:t>
      </w:r>
    </w:p>
    <w:p w14:paraId="0A556C58" w14:textId="77777777" w:rsidR="00E240AA" w:rsidRDefault="00985EBA">
      <w:pPr>
        <w:outlineLvl w:val="0"/>
        <w:rPr>
          <w:rFonts w:ascii="黑体" w:eastAsia="黑体" w:hAnsi="黑体"/>
          <w:sz w:val="32"/>
          <w:szCs w:val="32"/>
        </w:rPr>
      </w:pPr>
      <w:bookmarkStart w:id="977" w:name="_Toc54018393"/>
      <w:bookmarkStart w:id="978" w:name="_Toc6589"/>
      <w:r>
        <w:rPr>
          <w:rFonts w:ascii="黑体" w:eastAsia="黑体" w:hAnsi="黑体" w:hint="eastAsia"/>
          <w:sz w:val="32"/>
          <w:szCs w:val="32"/>
        </w:rPr>
        <w:t>4.关键技术</w:t>
      </w:r>
      <w:bookmarkEnd w:id="977"/>
      <w:bookmarkEnd w:id="978"/>
    </w:p>
    <w:p w14:paraId="0A2A2F08" w14:textId="77777777" w:rsidR="00E240AA" w:rsidRDefault="00985EBA">
      <w:pPr>
        <w:outlineLvl w:val="1"/>
        <w:rPr>
          <w:rFonts w:ascii="黑体" w:eastAsia="黑体" w:hAnsi="黑体"/>
          <w:sz w:val="30"/>
          <w:szCs w:val="30"/>
        </w:rPr>
      </w:pPr>
      <w:bookmarkStart w:id="979" w:name="_Toc54018394"/>
      <w:bookmarkStart w:id="980" w:name="_Toc18917"/>
      <w:r>
        <w:rPr>
          <w:rFonts w:ascii="黑体" w:eastAsia="黑体" w:hAnsi="黑体" w:hint="eastAsia"/>
          <w:sz w:val="30"/>
          <w:szCs w:val="30"/>
        </w:rPr>
        <w:t>4.1设计视频信息采集平台及维修工艺的增强信息建模</w:t>
      </w:r>
      <w:bookmarkEnd w:id="979"/>
      <w:bookmarkEnd w:id="980"/>
    </w:p>
    <w:p w14:paraId="0F5B0F30" w14:textId="77777777" w:rsidR="00E240AA" w:rsidRDefault="00985EBA">
      <w:pPr>
        <w:ind w:firstLine="480"/>
      </w:pPr>
      <w:r>
        <w:rPr>
          <w:rFonts w:hint="eastAsia"/>
        </w:rPr>
        <w:t>目前商业化的增强现实设备通常价格昂贵，不耐磨损，如头盔显示器，虽然相比于其他硬件设备有优越的机动性，在增强现实中非常有前景，但其周边视野有限，影响操作安全，会扭曲</w:t>
      </w:r>
      <w:r>
        <w:t>3D</w:t>
      </w:r>
      <w:r>
        <w:rPr>
          <w:rFonts w:hint="eastAsia"/>
        </w:rPr>
        <w:t>图像，长时间使用甚至会引起操作人员的不适，</w:t>
      </w:r>
      <w:r>
        <w:rPr>
          <w:rFonts w:hint="eastAsia"/>
        </w:rPr>
        <w:lastRenderedPageBreak/>
        <w:t>也很难应对工况复杂的生产环境。</w:t>
      </w:r>
    </w:p>
    <w:p w14:paraId="336270A4" w14:textId="77777777" w:rsidR="00E240AA" w:rsidRDefault="00985EBA">
      <w:pPr>
        <w:ind w:firstLine="480"/>
      </w:pPr>
      <w:r>
        <w:rPr>
          <w:rFonts w:hint="eastAsia"/>
        </w:rPr>
        <w:t>使用普通的</w:t>
      </w:r>
      <w:r>
        <w:t>RGB</w:t>
      </w:r>
      <w:r>
        <w:rPr>
          <w:rFonts w:hint="eastAsia"/>
        </w:rPr>
        <w:t>摄像机为采集工具，设计搭建便携式可拆卸的高性价比视频采集平台，保证其可移动性，减少照等环境的干扰。研究相机标定的原理方法，计算其内置参数，减少因相机畸变产生的误差。根据对维修作业的认知，分析多媒体呈现工艺信息的处理过程，对维修工艺进行文字、图像等多媒体呈现形式的分类并面向基本信息模型进行多媒体信息呈现的建模。</w:t>
      </w:r>
    </w:p>
    <w:p w14:paraId="62881300" w14:textId="77777777" w:rsidR="00E240AA" w:rsidRDefault="00985EBA">
      <w:pPr>
        <w:outlineLvl w:val="1"/>
        <w:rPr>
          <w:rFonts w:ascii="黑体" w:eastAsia="黑体" w:hAnsi="黑体"/>
          <w:sz w:val="30"/>
          <w:szCs w:val="30"/>
        </w:rPr>
      </w:pPr>
      <w:bookmarkStart w:id="981" w:name="_Toc54018395"/>
      <w:bookmarkStart w:id="982" w:name="_Toc19538"/>
      <w:r>
        <w:rPr>
          <w:rFonts w:ascii="黑体" w:eastAsia="黑体" w:hAnsi="黑体" w:hint="eastAsia"/>
          <w:sz w:val="30"/>
          <w:szCs w:val="30"/>
        </w:rPr>
        <w:t>4.2基于视觉的双传感器融合跟踪注册方法</w:t>
      </w:r>
      <w:bookmarkEnd w:id="981"/>
      <w:bookmarkEnd w:id="982"/>
    </w:p>
    <w:p w14:paraId="194DD586" w14:textId="77777777" w:rsidR="00E240AA" w:rsidRDefault="00985EBA">
      <w:pPr>
        <w:ind w:firstLine="480"/>
      </w:pPr>
      <w:r>
        <w:rPr>
          <w:rFonts w:hint="eastAsia"/>
        </w:rPr>
        <w:t>传统的图像识别和信息增强技术，只是在采集的图像中对显著区域识别感兴趣的目标物并进行标注或进行相关的特征检测，并不能满足工业上对维修工艺信息等虚拟信息进行精确，逼真地叠加的要求。同时，目前更是缺少对于整个视频流进行虚拟信息自动精确叠加的开发接口或软件系统。</w:t>
      </w:r>
    </w:p>
    <w:p w14:paraId="5A052615" w14:textId="77777777" w:rsidR="00E240AA" w:rsidRDefault="00985EBA">
      <w:pPr>
        <w:ind w:firstLine="480"/>
      </w:pPr>
      <w:r>
        <w:rPr>
          <w:rFonts w:hint="eastAsia"/>
        </w:rPr>
        <w:t>基于视觉的双传感器融合跟踪注册技术是实现系统中虚拟信息自动精确叠加的关键，本项目采用双摄像机对我们的场景进行拍摄，位于场景正上方的摄像机采用深度学习基于模型的跟踪技术对零部件进行识别，并将识别到的零部件的位置变化信息记录下来通过</w:t>
      </w:r>
      <w:r>
        <w:rPr>
          <w:rFonts w:hint="eastAsia"/>
        </w:rPr>
        <w:t>TCP/IP</w:t>
      </w:r>
      <w:r>
        <w:rPr>
          <w:rFonts w:hint="eastAsia"/>
        </w:rPr>
        <w:t>通信协议实时传输到增强视频流端；位于一侧的摄像机采用基于标记的识别注册技术将虚拟模型注册到真实场景中，通过接收由正上方摄像机记录的零部件的位置信息变化对虚拟零部件进行正确的注册并进行跟踪。</w:t>
      </w:r>
    </w:p>
    <w:p w14:paraId="1292DA82" w14:textId="77777777" w:rsidR="00E240AA" w:rsidRDefault="00985EBA">
      <w:pPr>
        <w:outlineLvl w:val="1"/>
      </w:pPr>
      <w:bookmarkStart w:id="983" w:name="_Toc30027"/>
      <w:r>
        <w:rPr>
          <w:rFonts w:ascii="黑体" w:eastAsia="黑体" w:hAnsi="黑体" w:hint="eastAsia"/>
          <w:sz w:val="30"/>
          <w:szCs w:val="30"/>
        </w:rPr>
        <w:t>4.3交互式的视频标记技术</w:t>
      </w:r>
      <w:bookmarkEnd w:id="983"/>
    </w:p>
    <w:p w14:paraId="26D56FC4" w14:textId="77777777" w:rsidR="00E240AA" w:rsidRDefault="00985EBA">
      <w:pPr>
        <w:ind w:firstLine="480"/>
      </w:pPr>
      <w:r>
        <w:rPr>
          <w:rFonts w:hint="eastAsia"/>
        </w:rPr>
        <w:t>基于交互式的视频标记技术是实现人机交互的关键，根据拍摄视频的内容进行各类标记信息的虚实融合标记。对于文本信息的标记，本项目采用高清摄像机对注册场景进行拍摄，通过识别场景中的二维码计算出摄像机的位姿，通过导入并读取装配工艺信息文件或者人工输入装配工艺信息，然后通过</w:t>
      </w:r>
      <w:r>
        <w:rPr>
          <w:rFonts w:hint="eastAsia"/>
        </w:rPr>
        <w:t>OpenGL</w:t>
      </w:r>
      <w:r>
        <w:rPr>
          <w:rFonts w:hint="eastAsia"/>
        </w:rPr>
        <w:t>引擎将输入的工艺信息标记在视频上，最后利用</w:t>
      </w:r>
      <w:r>
        <w:rPr>
          <w:rFonts w:hint="eastAsia"/>
        </w:rPr>
        <w:t>Qt</w:t>
      </w:r>
      <w:r>
        <w:rPr>
          <w:rFonts w:hint="eastAsia"/>
        </w:rPr>
        <w:t>开发框架中的鼠标移动事件将标记在视频中的工艺信息移动到指定的位置。对于模型信息的标记，本项目采用双传感器的跟踪注册方法，首先进入场景时，通过人工调节模型的大小、姿态以及角度使之与真实物体相吻合，还对模型显示模式（如：线框模式）和透明度和等信息进行设置，通过平台上方的摄像头进行识别，位于一侧的摄像机进行注册，通过</w:t>
      </w:r>
      <w:r>
        <w:rPr>
          <w:rFonts w:hint="eastAsia"/>
        </w:rPr>
        <w:t>TCP/IP</w:t>
      </w:r>
      <w:r>
        <w:rPr>
          <w:rFonts w:hint="eastAsia"/>
        </w:rPr>
        <w:t>通信协议将识别端的位置坐标变换信息传入注册端，以便对模型进行跟踪注册，最后通过</w:t>
      </w:r>
      <w:r>
        <w:rPr>
          <w:rFonts w:hint="eastAsia"/>
        </w:rPr>
        <w:t>OpenGL</w:t>
      </w:r>
      <w:r>
        <w:rPr>
          <w:rFonts w:hint="eastAsia"/>
        </w:rPr>
        <w:t>引擎将注册结果渲染到屏幕上。</w:t>
      </w:r>
    </w:p>
    <w:p w14:paraId="652D7111" w14:textId="77777777" w:rsidR="00E240AA" w:rsidRDefault="00E240AA">
      <w:pPr>
        <w:ind w:firstLine="480"/>
        <w:pPrChange w:id="984" w:author="天秤座" w:date="2021-01-26T21:05:00Z">
          <w:pPr>
            <w:outlineLvl w:val="1"/>
          </w:pPr>
        </w:pPrChange>
      </w:pPr>
      <w:bookmarkStart w:id="985" w:name="_Toc54018396"/>
    </w:p>
    <w:p w14:paraId="1B57823A" w14:textId="77777777" w:rsidR="00E240AA" w:rsidRDefault="00985EBA">
      <w:pPr>
        <w:outlineLvl w:val="0"/>
        <w:rPr>
          <w:rFonts w:ascii="黑体" w:eastAsia="黑体" w:hAnsi="黑体"/>
          <w:sz w:val="32"/>
          <w:szCs w:val="32"/>
        </w:rPr>
      </w:pPr>
      <w:bookmarkStart w:id="986" w:name="_Toc28371"/>
      <w:r>
        <w:rPr>
          <w:rFonts w:ascii="黑体" w:eastAsia="黑体" w:hAnsi="黑体" w:hint="eastAsia"/>
          <w:sz w:val="32"/>
          <w:szCs w:val="32"/>
        </w:rPr>
        <w:t>5.开发方案</w:t>
      </w:r>
      <w:bookmarkEnd w:id="985"/>
      <w:bookmarkEnd w:id="986"/>
    </w:p>
    <w:p w14:paraId="072BB7E0" w14:textId="77777777" w:rsidR="00E240AA" w:rsidRDefault="00985EBA">
      <w:pPr>
        <w:outlineLvl w:val="1"/>
        <w:rPr>
          <w:rFonts w:ascii="黑体" w:eastAsia="黑体" w:hAnsi="黑体"/>
          <w:sz w:val="30"/>
          <w:szCs w:val="30"/>
        </w:rPr>
      </w:pPr>
      <w:bookmarkStart w:id="987" w:name="_Toc54018397"/>
      <w:bookmarkStart w:id="988" w:name="_Toc21846"/>
      <w:r>
        <w:rPr>
          <w:rFonts w:ascii="黑体" w:eastAsia="黑体" w:hAnsi="黑体" w:hint="eastAsia"/>
          <w:sz w:val="30"/>
          <w:szCs w:val="30"/>
        </w:rPr>
        <w:t>5.1运行环境及开发工具概述</w:t>
      </w:r>
      <w:bookmarkEnd w:id="987"/>
      <w:bookmarkEnd w:id="988"/>
    </w:p>
    <w:p w14:paraId="3339C6D2" w14:textId="77777777" w:rsidR="00E240AA" w:rsidRDefault="00985EBA">
      <w:r>
        <w:rPr>
          <w:rFonts w:hint="eastAsia"/>
        </w:rPr>
        <w:lastRenderedPageBreak/>
        <w:t>1.</w:t>
      </w:r>
      <w:r>
        <w:rPr>
          <w:rFonts w:hint="eastAsia"/>
        </w:rPr>
        <w:t>硬件：</w:t>
      </w:r>
      <w:r>
        <w:rPr>
          <w:rFonts w:hint="eastAsia"/>
        </w:rPr>
        <w:t>2.</w:t>
      </w:r>
      <w:r>
        <w:t>4GHz</w:t>
      </w:r>
      <w:r>
        <w:rPr>
          <w:rFonts w:hint="eastAsia"/>
        </w:rPr>
        <w:t>处理器，</w:t>
      </w:r>
      <w:r>
        <w:rPr>
          <w:rFonts w:hint="eastAsia"/>
        </w:rPr>
        <w:t>8+GB</w:t>
      </w:r>
      <w:r>
        <w:rPr>
          <w:rFonts w:hint="eastAsia"/>
        </w:rPr>
        <w:t>内存，</w:t>
      </w:r>
      <w:r>
        <w:rPr>
          <w:rFonts w:hint="eastAsia"/>
        </w:rPr>
        <w:t>500+GB</w:t>
      </w:r>
      <w:r>
        <w:rPr>
          <w:rFonts w:hint="eastAsia"/>
        </w:rPr>
        <w:t>硬盘</w:t>
      </w:r>
    </w:p>
    <w:p w14:paraId="4A8D33D7" w14:textId="77777777" w:rsidR="00E240AA" w:rsidRDefault="00985EBA">
      <w:r>
        <w:rPr>
          <w:rFonts w:hint="eastAsia"/>
        </w:rPr>
        <w:t>2.</w:t>
      </w:r>
      <w:r>
        <w:rPr>
          <w:rFonts w:hint="eastAsia"/>
        </w:rPr>
        <w:t>操作系统：</w:t>
      </w:r>
      <w:r>
        <w:rPr>
          <w:rFonts w:hint="eastAsia"/>
        </w:rPr>
        <w:t>w</w:t>
      </w:r>
      <w:r>
        <w:t>in10</w:t>
      </w:r>
    </w:p>
    <w:p w14:paraId="260A98DF" w14:textId="77777777" w:rsidR="00E240AA" w:rsidRDefault="00985EBA">
      <w:r>
        <w:rPr>
          <w:rFonts w:hint="eastAsia"/>
        </w:rPr>
        <w:t>3</w:t>
      </w:r>
      <w:r>
        <w:t>.</w:t>
      </w:r>
      <w:r>
        <w:rPr>
          <w:rFonts w:hint="eastAsia"/>
        </w:rPr>
        <w:t>数据库：</w:t>
      </w:r>
      <w:r>
        <w:rPr>
          <w:rFonts w:hint="eastAsia"/>
        </w:rPr>
        <w:t>my</w:t>
      </w:r>
      <w:r>
        <w:t>sql</w:t>
      </w:r>
    </w:p>
    <w:p w14:paraId="7F976DB6" w14:textId="77777777" w:rsidR="00E240AA" w:rsidRDefault="00985EBA">
      <w:r>
        <w:rPr>
          <w:rFonts w:hint="eastAsia"/>
        </w:rPr>
        <w:t>4</w:t>
      </w:r>
      <w:r>
        <w:t>.</w:t>
      </w:r>
      <w:r>
        <w:rPr>
          <w:rFonts w:hint="eastAsia"/>
        </w:rPr>
        <w:t>开发工具：</w:t>
      </w:r>
    </w:p>
    <w:p w14:paraId="6F58E2FD" w14:textId="77777777" w:rsidR="00E240AA" w:rsidRDefault="00985EBA">
      <w:pPr>
        <w:ind w:firstLine="480"/>
      </w:pPr>
      <w:r>
        <w:rPr>
          <w:rFonts w:hint="eastAsia"/>
        </w:rPr>
        <w:t>(</w:t>
      </w:r>
      <w:r>
        <w:t>1)VS2019:</w:t>
      </w:r>
      <w:hyperlink r:id="rId18" w:tgtFrame="_blank" w:history="1">
        <w:r>
          <w:t>Visual Studio</w:t>
        </w:r>
      </w:hyperlink>
      <w:r>
        <w:t>是目前最流行的</w:t>
      </w:r>
      <w:hyperlink r:id="rId19" w:tgtFrame="_blank" w:history="1">
        <w:r>
          <w:t>Windows</w:t>
        </w:r>
      </w:hyperlink>
      <w:r>
        <w:t>平台应用程序的</w:t>
      </w:r>
      <w:hyperlink r:id="rId20" w:tgtFrame="_blank" w:history="1">
        <w:r>
          <w:t>集成开发环境</w:t>
        </w:r>
      </w:hyperlink>
      <w:r>
        <w:t>,</w:t>
      </w:r>
      <w:r>
        <w:t>是一个基本完整的开发工具集，它包括了整个</w:t>
      </w:r>
      <w:hyperlink r:id="rId21" w:tgtFrame="_blank" w:history="1">
        <w:r>
          <w:t>软件生命周期</w:t>
        </w:r>
      </w:hyperlink>
      <w:r>
        <w:t>中所需要的大部分工具，如</w:t>
      </w:r>
      <w:r>
        <w:t>UML</w:t>
      </w:r>
      <w:r>
        <w:t>工具、代码管控工具、</w:t>
      </w:r>
      <w:hyperlink r:id="rId22" w:tgtFrame="_blank" w:history="1">
        <w:r>
          <w:t>集成开发环境</w:t>
        </w:r>
      </w:hyperlink>
      <w:r>
        <w:t>(IDE)</w:t>
      </w:r>
      <w:r>
        <w:t>等等。</w:t>
      </w:r>
    </w:p>
    <w:p w14:paraId="4008F820" w14:textId="77777777" w:rsidR="00E240AA" w:rsidRDefault="00985EBA">
      <w:pPr>
        <w:ind w:firstLine="480"/>
      </w:pPr>
      <w:r>
        <w:rPr>
          <w:rFonts w:hint="eastAsia"/>
        </w:rPr>
        <w:t>(</w:t>
      </w:r>
      <w:r>
        <w:t xml:space="preserve">2)Unity: </w:t>
      </w:r>
      <w:r>
        <w:t>由</w:t>
      </w:r>
      <w:r>
        <w:t xml:space="preserve"> Unity Technologies </w:t>
      </w:r>
      <w:r>
        <w:t>公司开发的三维游戏制作引擎</w:t>
      </w:r>
      <w:r>
        <w:t>——Unity 3D</w:t>
      </w:r>
      <w:r>
        <w:t>，凭借自身的跨平台性与开放性优势已经逐渐成为当今世界范围内的主流游戏引擎。</w:t>
      </w:r>
    </w:p>
    <w:p w14:paraId="3323B2FA" w14:textId="77777777" w:rsidR="00E240AA" w:rsidRDefault="00985EBA">
      <w:pPr>
        <w:ind w:firstLine="480"/>
      </w:pPr>
      <w:r>
        <w:rPr>
          <w:rFonts w:hint="eastAsia"/>
        </w:rPr>
        <w:t>(</w:t>
      </w:r>
      <w:r>
        <w:t>3)Vuforia:</w:t>
      </w:r>
      <w:r>
        <w:rPr>
          <w:rFonts w:hint="eastAsia"/>
        </w:rPr>
        <w:t>增强现实</w:t>
      </w:r>
      <w:r>
        <w:t>软件开发工具包</w:t>
      </w:r>
      <w:r>
        <w:rPr>
          <w:rFonts w:hint="eastAsia"/>
        </w:rPr>
        <w:t>(</w:t>
      </w:r>
      <w:r>
        <w:t>Vuforia Augmented Reality SDK)</w:t>
      </w:r>
      <w:r>
        <w:t>，它利用</w:t>
      </w:r>
      <w:hyperlink r:id="rId23" w:tgtFrame="_blank" w:history="1">
        <w:r>
          <w:t>计算机视觉</w:t>
        </w:r>
      </w:hyperlink>
      <w:r>
        <w:t>技术实时识别和捕捉平面图像或简单的三维物体（例如盒子），然后允许开发者通过照相机取景器放置虚拟物体并调整物体在镜头前实体背景上的位置。</w:t>
      </w:r>
    </w:p>
    <w:p w14:paraId="7B95E201" w14:textId="77777777" w:rsidR="00E240AA" w:rsidRDefault="00985EBA">
      <w:pPr>
        <w:ind w:firstLineChars="200" w:firstLine="480"/>
        <w:rPr>
          <w:rFonts w:ascii="宋体" w:hAnsi="宋体"/>
        </w:rPr>
      </w:pPr>
      <w:r>
        <w:rPr>
          <w:rFonts w:cs="Times New Roman"/>
        </w:rPr>
        <w:t>(4)OpenCV: OpenCV</w:t>
      </w:r>
      <w:r>
        <w:rPr>
          <w:rFonts w:ascii="宋体" w:hAnsi="宋体"/>
        </w:rPr>
        <w:t>是一个基于</w:t>
      </w:r>
      <w:hyperlink r:id="rId24" w:tgtFrame="_blank" w:history="1">
        <w:r>
          <w:rPr>
            <w:rFonts w:cs="Times New Roman"/>
          </w:rPr>
          <w:t>BSD</w:t>
        </w:r>
      </w:hyperlink>
      <w:r>
        <w:rPr>
          <w:rFonts w:ascii="宋体" w:hAnsi="宋体"/>
        </w:rPr>
        <w:t>许可（开源）发行的跨平台</w:t>
      </w:r>
      <w:hyperlink r:id="rId25" w:tgtFrame="_blank" w:history="1">
        <w:r>
          <w:rPr>
            <w:rFonts w:ascii="宋体" w:hAnsi="宋体"/>
          </w:rPr>
          <w:t>计算机视觉</w:t>
        </w:r>
      </w:hyperlink>
      <w:r>
        <w:rPr>
          <w:rFonts w:ascii="宋体" w:hAnsi="宋体"/>
        </w:rPr>
        <w:t>和</w:t>
      </w:r>
      <w:hyperlink r:id="rId26" w:tgtFrame="_blank" w:history="1">
        <w:r>
          <w:rPr>
            <w:rFonts w:ascii="宋体" w:hAnsi="宋体"/>
          </w:rPr>
          <w:t>机器学习</w:t>
        </w:r>
      </w:hyperlink>
      <w:r>
        <w:rPr>
          <w:rFonts w:ascii="宋体" w:hAnsi="宋体"/>
        </w:rPr>
        <w:t>软件库，可以运行在</w:t>
      </w:r>
      <w:hyperlink r:id="rId27" w:tgtFrame="_blank" w:history="1">
        <w:r>
          <w:rPr>
            <w:rFonts w:cs="Times New Roman"/>
          </w:rPr>
          <w:t>Linux</w:t>
        </w:r>
      </w:hyperlink>
      <w:r>
        <w:rPr>
          <w:rFonts w:cs="Times New Roman"/>
        </w:rPr>
        <w:t>、</w:t>
      </w:r>
      <w:hyperlink r:id="rId28" w:tgtFrame="_blank" w:history="1">
        <w:r>
          <w:rPr>
            <w:rFonts w:cs="Times New Roman"/>
          </w:rPr>
          <w:t>Windows</w:t>
        </w:r>
      </w:hyperlink>
      <w:r>
        <w:rPr>
          <w:rFonts w:cs="Times New Roman"/>
        </w:rPr>
        <w:t>、</w:t>
      </w:r>
      <w:hyperlink r:id="rId29" w:tgtFrame="_blank" w:history="1">
        <w:r>
          <w:rPr>
            <w:rFonts w:cs="Times New Roman"/>
          </w:rPr>
          <w:t>Android</w:t>
        </w:r>
      </w:hyperlink>
      <w:r>
        <w:rPr>
          <w:rFonts w:ascii="宋体" w:hAnsi="宋体"/>
        </w:rPr>
        <w:t>和</w:t>
      </w:r>
      <w:hyperlink r:id="rId30" w:tgtFrame="_blank" w:history="1">
        <w:r>
          <w:rPr>
            <w:rFonts w:cs="Times New Roman"/>
          </w:rPr>
          <w:t>Mac OS</w:t>
        </w:r>
      </w:hyperlink>
      <w:r>
        <w:rPr>
          <w:rFonts w:ascii="宋体" w:hAnsi="宋体"/>
        </w:rPr>
        <w:t>操作系统上。 它轻量级而且高效——由一系列</w:t>
      </w:r>
      <w:r>
        <w:rPr>
          <w:rFonts w:cs="Times New Roman"/>
        </w:rPr>
        <w:t>C</w:t>
      </w:r>
      <w:r>
        <w:rPr>
          <w:rFonts w:ascii="宋体" w:hAnsi="宋体"/>
        </w:rPr>
        <w:t>函数和少量</w:t>
      </w:r>
      <w:r>
        <w:rPr>
          <w:rFonts w:cs="Times New Roman"/>
        </w:rPr>
        <w:t xml:space="preserve"> C++ </w:t>
      </w:r>
      <w:r>
        <w:rPr>
          <w:rFonts w:ascii="宋体" w:hAnsi="宋体"/>
        </w:rPr>
        <w:t>类构成，同时提供了</w:t>
      </w:r>
      <w:r>
        <w:rPr>
          <w:rFonts w:cs="Times New Roman"/>
        </w:rPr>
        <w:t>Python</w:t>
      </w:r>
      <w:r>
        <w:rPr>
          <w:rFonts w:cs="Times New Roman"/>
        </w:rPr>
        <w:t>、</w:t>
      </w:r>
      <w:r>
        <w:rPr>
          <w:rFonts w:cs="Times New Roman"/>
        </w:rPr>
        <w:t>Ruby</w:t>
      </w:r>
      <w:r>
        <w:rPr>
          <w:rFonts w:cs="Times New Roman"/>
        </w:rPr>
        <w:t>、</w:t>
      </w:r>
      <w:r>
        <w:rPr>
          <w:rFonts w:cs="Times New Roman"/>
        </w:rPr>
        <w:t>MATLAB</w:t>
      </w:r>
      <w:r>
        <w:rPr>
          <w:rFonts w:ascii="宋体" w:hAnsi="宋体"/>
        </w:rPr>
        <w:t>等语言的接口，实现了</w:t>
      </w:r>
      <w:hyperlink r:id="rId31" w:tgtFrame="_blank" w:history="1">
        <w:r>
          <w:rPr>
            <w:rFonts w:ascii="宋体" w:hAnsi="宋体"/>
          </w:rPr>
          <w:t>图像处理</w:t>
        </w:r>
      </w:hyperlink>
      <w:r>
        <w:rPr>
          <w:rFonts w:ascii="宋体" w:hAnsi="宋体"/>
        </w:rPr>
        <w:t>和计算机视觉方面的很多通用算法</w:t>
      </w:r>
      <w:r>
        <w:rPr>
          <w:rFonts w:ascii="宋体" w:hAnsi="宋体" w:hint="eastAsia"/>
        </w:rPr>
        <w:t>。</w:t>
      </w:r>
    </w:p>
    <w:p w14:paraId="400C419D" w14:textId="77777777" w:rsidR="00E240AA" w:rsidRDefault="00985EBA">
      <w:pPr>
        <w:ind w:firstLineChars="200" w:firstLine="480"/>
        <w:rPr>
          <w:rFonts w:ascii="宋体" w:hAnsi="宋体"/>
        </w:rPr>
      </w:pPr>
      <w:r>
        <w:rPr>
          <w:rFonts w:cs="Times New Roman"/>
        </w:rPr>
        <w:t>(5)OpenGL:</w:t>
      </w:r>
      <w:r>
        <w:rPr>
          <w:rFonts w:cs="Times New Roman"/>
          <w:b/>
          <w:bCs/>
        </w:rPr>
        <w:t xml:space="preserve"> </w:t>
      </w:r>
      <w:r>
        <w:rPr>
          <w:rFonts w:cs="Times New Roman"/>
        </w:rPr>
        <w:t>OpenGL(Open Graphics Library</w:t>
      </w:r>
      <w:r>
        <w:rPr>
          <w:rFonts w:ascii="宋体" w:hAnsi="宋体"/>
        </w:rPr>
        <w:t>，开放图形库或者“开放式图形库”)是用于</w:t>
      </w:r>
      <w:hyperlink r:id="rId32" w:tgtFrame="_blank" w:history="1">
        <w:r>
          <w:rPr>
            <w:rFonts w:ascii="宋体" w:hAnsi="宋体"/>
          </w:rPr>
          <w:t>渲染</w:t>
        </w:r>
      </w:hyperlink>
      <w:hyperlink r:id="rId33" w:tgtFrame="_blank" w:history="1">
        <w:r>
          <w:rPr>
            <w:rFonts w:cs="Times New Roman"/>
          </w:rPr>
          <w:t>2D</w:t>
        </w:r>
      </w:hyperlink>
      <w:r>
        <w:rPr>
          <w:rFonts w:cs="Times New Roman"/>
        </w:rPr>
        <w:t>、</w:t>
      </w:r>
      <w:hyperlink r:id="rId34" w:tgtFrame="_blank" w:history="1">
        <w:r>
          <w:rPr>
            <w:rFonts w:cs="Times New Roman"/>
          </w:rPr>
          <w:t>3D</w:t>
        </w:r>
      </w:hyperlink>
      <w:hyperlink r:id="rId35" w:tgtFrame="_blank" w:history="1">
        <w:r>
          <w:rPr>
            <w:rFonts w:ascii="宋体" w:hAnsi="宋体"/>
          </w:rPr>
          <w:t>矢量图形</w:t>
        </w:r>
      </w:hyperlink>
      <w:r>
        <w:rPr>
          <w:rFonts w:ascii="宋体" w:hAnsi="宋体"/>
        </w:rPr>
        <w:t>的跨</w:t>
      </w:r>
      <w:hyperlink r:id="rId36" w:tgtFrame="_blank" w:history="1">
        <w:r>
          <w:rPr>
            <w:rFonts w:ascii="宋体" w:hAnsi="宋体"/>
          </w:rPr>
          <w:t>语言</w:t>
        </w:r>
      </w:hyperlink>
      <w:r>
        <w:rPr>
          <w:rFonts w:ascii="宋体" w:hAnsi="宋体"/>
        </w:rPr>
        <w:t>、</w:t>
      </w:r>
      <w:hyperlink r:id="rId37" w:tgtFrame="_blank" w:history="1">
        <w:r>
          <w:rPr>
            <w:rFonts w:ascii="宋体" w:hAnsi="宋体"/>
          </w:rPr>
          <w:t>跨平台</w:t>
        </w:r>
      </w:hyperlink>
      <w:r>
        <w:rPr>
          <w:rFonts w:ascii="宋体" w:hAnsi="宋体"/>
        </w:rPr>
        <w:t>的</w:t>
      </w:r>
      <w:hyperlink r:id="rId38" w:tgtFrame="_blank" w:history="1">
        <w:r>
          <w:rPr>
            <w:rFonts w:ascii="宋体" w:hAnsi="宋体"/>
          </w:rPr>
          <w:t>应用程序编程接口</w:t>
        </w:r>
      </w:hyperlink>
      <w:r>
        <w:rPr>
          <w:rFonts w:cs="Times New Roman"/>
        </w:rPr>
        <w:t>（</w:t>
      </w:r>
      <w:r>
        <w:rPr>
          <w:rFonts w:cs="Times New Roman"/>
        </w:rPr>
        <w:t>API</w:t>
      </w:r>
      <w:r>
        <w:rPr>
          <w:rFonts w:cs="Times New Roman"/>
        </w:rPr>
        <w:t>）</w:t>
      </w:r>
      <w:r>
        <w:rPr>
          <w:rFonts w:ascii="宋体" w:hAnsi="宋体"/>
        </w:rPr>
        <w:t>。这个接口由近</w:t>
      </w:r>
      <w:r>
        <w:rPr>
          <w:rFonts w:cs="Times New Roman"/>
        </w:rPr>
        <w:t>350</w:t>
      </w:r>
      <w:r>
        <w:rPr>
          <w:rFonts w:ascii="宋体" w:hAnsi="宋体"/>
        </w:rPr>
        <w:t>个不同的函数调用组成，用来绘制从简单的图形比特到复杂的三维景象。</w:t>
      </w:r>
    </w:p>
    <w:p w14:paraId="313E0A9D" w14:textId="77777777" w:rsidR="00E240AA" w:rsidRDefault="00985EBA">
      <w:pPr>
        <w:outlineLvl w:val="1"/>
        <w:rPr>
          <w:rFonts w:ascii="黑体" w:eastAsia="黑体" w:hAnsi="黑体"/>
          <w:sz w:val="30"/>
          <w:szCs w:val="30"/>
        </w:rPr>
      </w:pPr>
      <w:bookmarkStart w:id="989" w:name="_Toc54018398"/>
      <w:bookmarkStart w:id="990" w:name="_Toc22314"/>
      <w:r>
        <w:rPr>
          <w:rFonts w:ascii="黑体" w:eastAsia="黑体" w:hAnsi="黑体" w:hint="eastAsia"/>
          <w:sz w:val="30"/>
          <w:szCs w:val="30"/>
        </w:rPr>
        <w:t>5.</w:t>
      </w:r>
      <w:r>
        <w:rPr>
          <w:rFonts w:ascii="黑体" w:eastAsia="黑体" w:hAnsi="黑体"/>
          <w:sz w:val="30"/>
          <w:szCs w:val="30"/>
        </w:rPr>
        <w:t>2</w:t>
      </w:r>
      <w:r>
        <w:rPr>
          <w:rFonts w:ascii="黑体" w:eastAsia="黑体" w:hAnsi="黑体" w:hint="eastAsia"/>
          <w:sz w:val="30"/>
          <w:szCs w:val="30"/>
        </w:rPr>
        <w:t>研究方案</w:t>
      </w:r>
      <w:bookmarkEnd w:id="989"/>
      <w:bookmarkEnd w:id="990"/>
    </w:p>
    <w:p w14:paraId="3429F610" w14:textId="77777777" w:rsidR="00E240AA" w:rsidRDefault="00985EBA">
      <w:pPr>
        <w:outlineLvl w:val="1"/>
        <w:rPr>
          <w:rFonts w:ascii="黑体" w:eastAsia="黑体" w:hAnsi="黑体"/>
          <w:sz w:val="30"/>
          <w:szCs w:val="30"/>
        </w:rPr>
      </w:pPr>
      <w:bookmarkStart w:id="991" w:name="_Toc54018399"/>
      <w:bookmarkStart w:id="992" w:name="_Toc25994"/>
      <w:r>
        <w:rPr>
          <w:rFonts w:ascii="黑体" w:eastAsia="黑体" w:hAnsi="黑体" w:hint="eastAsia"/>
          <w:sz w:val="30"/>
          <w:szCs w:val="30"/>
        </w:rPr>
        <w:t>5.2.1维修工艺的</w:t>
      </w:r>
      <w:bookmarkEnd w:id="991"/>
      <w:r>
        <w:rPr>
          <w:rFonts w:ascii="黑体" w:eastAsia="黑体" w:hAnsi="黑体" w:hint="eastAsia"/>
          <w:sz w:val="30"/>
          <w:szCs w:val="30"/>
        </w:rPr>
        <w:t>增强信息建模</w:t>
      </w:r>
      <w:bookmarkEnd w:id="992"/>
    </w:p>
    <w:p w14:paraId="48D19329" w14:textId="77777777" w:rsidR="00E240AA" w:rsidRDefault="00985EBA">
      <w:pPr>
        <w:ind w:firstLine="480"/>
      </w:pPr>
      <w:r>
        <w:rPr>
          <w:rFonts w:hint="eastAsia"/>
        </w:rPr>
        <w:t>采用</w:t>
      </w:r>
      <w:r>
        <w:rPr>
          <w:rFonts w:hint="eastAsia"/>
        </w:rPr>
        <w:t xml:space="preserve"> IDEF1X </w:t>
      </w:r>
      <w:r>
        <w:rPr>
          <w:rFonts w:hint="eastAsia"/>
        </w:rPr>
        <w:t>方法，建立通用的基本维修工艺信息模型，便于基本维修工艺实例化的管理和扩展。如图</w:t>
      </w:r>
      <w:r>
        <w:rPr>
          <w:rFonts w:hint="eastAsia"/>
        </w:rPr>
        <w:t>5.1</w:t>
      </w:r>
      <w:r>
        <w:rPr>
          <w:rFonts w:hint="eastAsia"/>
        </w:rPr>
        <w:t>所示，</w:t>
      </w:r>
      <w:r>
        <w:rPr>
          <w:rFonts w:hint="eastAsia"/>
        </w:rPr>
        <w:t xml:space="preserve">IDEF1X </w:t>
      </w:r>
      <w:r>
        <w:rPr>
          <w:rFonts w:hint="eastAsia"/>
        </w:rPr>
        <w:t>模型的基本要素包括实体、关联和属性，实体是包含数据的相关事务，采用活动方框表示；关联是实体之间的联系，采用活动方框之间的连线表示；属性是实体的特征或性质，采用活动方框内的属性名表示。</w:t>
      </w:r>
    </w:p>
    <w:p w14:paraId="2B077372" w14:textId="77777777" w:rsidR="00E240AA" w:rsidRDefault="00985EBA">
      <w:pPr>
        <w:ind w:firstLine="480"/>
      </w:pPr>
      <w:r>
        <w:rPr>
          <w:rFonts w:hint="eastAsia"/>
        </w:rPr>
        <w:t xml:space="preserve">IDEF1X </w:t>
      </w:r>
      <w:r>
        <w:rPr>
          <w:rFonts w:hint="eastAsia"/>
        </w:rPr>
        <w:t>信息模型，包含若干个实体，每个实体由若干属性构成，能将装配工艺卡的工艺信息以基本装配工艺的形式保留，从而转换成在增强装配内容编辑中的基本装配工艺信息库。</w:t>
      </w:r>
    </w:p>
    <w:p w14:paraId="57E4B74D" w14:textId="77777777" w:rsidR="00E240AA" w:rsidRDefault="00985EBA">
      <w:pPr>
        <w:ind w:firstLineChars="200" w:firstLine="480"/>
        <w:rPr>
          <w:rFonts w:ascii="宋体" w:hAnsi="宋体"/>
          <w:szCs w:val="24"/>
        </w:rPr>
      </w:pPr>
      <w:r>
        <w:rPr>
          <w:noProof/>
        </w:rPr>
        <w:lastRenderedPageBreak/>
        <w:drawing>
          <wp:inline distT="0" distB="0" distL="114300" distR="114300" wp14:anchorId="4B3BAB38" wp14:editId="4B247276">
            <wp:extent cx="5068570" cy="58845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9"/>
                    <a:stretch>
                      <a:fillRect/>
                    </a:stretch>
                  </pic:blipFill>
                  <pic:spPr>
                    <a:xfrm>
                      <a:off x="0" y="0"/>
                      <a:ext cx="5085183" cy="5903235"/>
                    </a:xfrm>
                    <a:prstGeom prst="rect">
                      <a:avLst/>
                    </a:prstGeom>
                    <a:noFill/>
                    <a:ln>
                      <a:noFill/>
                    </a:ln>
                  </pic:spPr>
                </pic:pic>
              </a:graphicData>
            </a:graphic>
          </wp:inline>
        </w:drawing>
      </w:r>
    </w:p>
    <w:p w14:paraId="7C58EB79" w14:textId="77777777" w:rsidR="00E240AA" w:rsidRDefault="00985EBA">
      <w:pPr>
        <w:ind w:firstLineChars="200" w:firstLine="420"/>
        <w:jc w:val="center"/>
        <w:rPr>
          <w:rFonts w:ascii="黑体" w:eastAsia="黑体" w:hAnsi="黑体"/>
          <w:sz w:val="21"/>
          <w:szCs w:val="21"/>
        </w:rPr>
      </w:pPr>
      <w:r>
        <w:rPr>
          <w:rFonts w:ascii="黑体" w:eastAsia="黑体" w:hAnsi="黑体" w:hint="eastAsia"/>
          <w:sz w:val="21"/>
          <w:szCs w:val="21"/>
        </w:rPr>
        <w:t>图5.1</w:t>
      </w:r>
      <w:r>
        <w:rPr>
          <w:rFonts w:ascii="黑体" w:eastAsia="黑体" w:hAnsi="黑体"/>
          <w:sz w:val="21"/>
          <w:szCs w:val="21"/>
        </w:rPr>
        <w:t xml:space="preserve"> </w:t>
      </w:r>
      <w:r>
        <w:rPr>
          <w:rFonts w:ascii="黑体" w:eastAsia="黑体" w:hAnsi="黑体" w:hint="eastAsia"/>
          <w:sz w:val="21"/>
          <w:szCs w:val="21"/>
        </w:rPr>
        <w:t>IDEF1X建模</w:t>
      </w:r>
    </w:p>
    <w:p w14:paraId="7A4E6D60" w14:textId="77777777" w:rsidR="00E240AA" w:rsidRDefault="00985EBA">
      <w:pPr>
        <w:outlineLvl w:val="1"/>
        <w:rPr>
          <w:rFonts w:ascii="黑体" w:eastAsia="黑体" w:hAnsi="黑体"/>
          <w:sz w:val="30"/>
          <w:szCs w:val="30"/>
        </w:rPr>
      </w:pPr>
      <w:bookmarkStart w:id="993" w:name="_Toc54018400"/>
      <w:bookmarkStart w:id="994" w:name="_Toc8968"/>
      <w:r>
        <w:rPr>
          <w:rFonts w:ascii="黑体" w:eastAsia="黑体" w:hAnsi="黑体" w:hint="eastAsia"/>
          <w:sz w:val="30"/>
          <w:szCs w:val="30"/>
        </w:rPr>
        <w:t>5.2.2基于视觉的双传感器融合跟踪注册方法</w:t>
      </w:r>
      <w:bookmarkEnd w:id="993"/>
      <w:bookmarkEnd w:id="994"/>
    </w:p>
    <w:p w14:paraId="2DC6F5C9" w14:textId="77777777" w:rsidR="00E240AA" w:rsidRDefault="00985EBA">
      <w:pPr>
        <w:ind w:firstLine="480"/>
      </w:pPr>
      <w:r>
        <w:rPr>
          <w:rFonts w:hint="eastAsia"/>
        </w:rPr>
        <w:t>基于视觉的双传感器融合跟踪注册方法由识别跟踪和视频信息增强两模块组成，如图</w:t>
      </w:r>
      <w:r>
        <w:rPr>
          <w:rFonts w:hint="eastAsia"/>
        </w:rPr>
        <w:t>5.2</w:t>
      </w:r>
      <w:r>
        <w:rPr>
          <w:rFonts w:hint="eastAsia"/>
        </w:rPr>
        <w:t>，为基于视觉的双传感器融合跟踪注册方法框架图。</w:t>
      </w:r>
    </w:p>
    <w:p w14:paraId="44CFE7E0" w14:textId="77777777" w:rsidR="00E240AA" w:rsidRDefault="00985EBA">
      <w:pPr>
        <w:ind w:firstLineChars="200" w:firstLine="480"/>
        <w:rPr>
          <w:rFonts w:ascii="宋体" w:hAnsi="宋体"/>
          <w:szCs w:val="24"/>
        </w:rPr>
      </w:pPr>
      <w:r>
        <w:rPr>
          <w:noProof/>
        </w:rPr>
        <w:lastRenderedPageBreak/>
        <w:drawing>
          <wp:inline distT="0" distB="0" distL="0" distR="0" wp14:anchorId="50480104" wp14:editId="755BE2B9">
            <wp:extent cx="5274310" cy="39649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964940"/>
                    </a:xfrm>
                    <a:prstGeom prst="rect">
                      <a:avLst/>
                    </a:prstGeom>
                    <a:noFill/>
                    <a:ln>
                      <a:noFill/>
                    </a:ln>
                  </pic:spPr>
                </pic:pic>
              </a:graphicData>
            </a:graphic>
          </wp:inline>
        </w:drawing>
      </w:r>
    </w:p>
    <w:p w14:paraId="76FF5DA1" w14:textId="77777777" w:rsidR="00E240AA" w:rsidRDefault="00985EBA">
      <w:pPr>
        <w:ind w:firstLineChars="200" w:firstLine="420"/>
        <w:jc w:val="center"/>
        <w:rPr>
          <w:rFonts w:ascii="黑体" w:eastAsia="黑体" w:hAnsi="黑体"/>
          <w:sz w:val="21"/>
          <w:szCs w:val="21"/>
        </w:rPr>
      </w:pPr>
      <w:r>
        <w:rPr>
          <w:rFonts w:ascii="黑体" w:eastAsia="黑体" w:hAnsi="黑体" w:hint="eastAsia"/>
          <w:sz w:val="21"/>
          <w:szCs w:val="21"/>
        </w:rPr>
        <w:t>图5.2</w:t>
      </w:r>
      <w:r>
        <w:rPr>
          <w:rFonts w:ascii="黑体" w:eastAsia="黑体" w:hAnsi="黑体"/>
          <w:sz w:val="21"/>
          <w:szCs w:val="21"/>
        </w:rPr>
        <w:t xml:space="preserve"> </w:t>
      </w:r>
      <w:r>
        <w:rPr>
          <w:rFonts w:ascii="黑体" w:eastAsia="黑体" w:hAnsi="黑体" w:hint="eastAsia"/>
          <w:sz w:val="21"/>
          <w:szCs w:val="21"/>
        </w:rPr>
        <w:t>基于视觉的双传感器融合跟踪注册方法框架图</w:t>
      </w:r>
    </w:p>
    <w:p w14:paraId="3DB7E0D9" w14:textId="77777777" w:rsidR="00E240AA" w:rsidRDefault="00985EBA">
      <w:pPr>
        <w:ind w:firstLine="480"/>
      </w:pPr>
      <w:r>
        <w:rPr>
          <w:rFonts w:hint="eastAsia"/>
        </w:rPr>
        <w:t xml:space="preserve"> </w:t>
      </w:r>
      <w:r>
        <w:rPr>
          <w:rFonts w:hint="eastAsia"/>
        </w:rPr>
        <w:t>自上而下的高清摄像机从采集平台正上方采集维修过程的二维帧。通过</w:t>
      </w:r>
      <w:r>
        <w:rPr>
          <w:rFonts w:hint="eastAsia"/>
        </w:rPr>
        <w:t>Vuforia</w:t>
      </w:r>
      <w:r>
        <w:rPr>
          <w:rFonts w:hint="eastAsia"/>
        </w:rPr>
        <w:t>增强现实</w:t>
      </w:r>
      <w:r>
        <w:rPr>
          <w:rFonts w:hint="eastAsia"/>
        </w:rPr>
        <w:t>SDK</w:t>
      </w:r>
      <w:r>
        <w:rPr>
          <w:rFonts w:hint="eastAsia"/>
        </w:rPr>
        <w:t>的</w:t>
      </w:r>
      <w:r>
        <w:rPr>
          <w:rFonts w:hint="eastAsia"/>
        </w:rPr>
        <w:t>Model</w:t>
      </w:r>
      <w:r>
        <w:t xml:space="preserve"> Target</w:t>
      </w:r>
      <w:r>
        <w:rPr>
          <w:rFonts w:hint="eastAsia"/>
        </w:rPr>
        <w:t>组件中基于模型的三维物体识别功能对采集到的二维帧中零部件的轮廓进行识别及输出坐标变化。如图</w:t>
      </w:r>
      <w:r>
        <w:rPr>
          <w:rFonts w:hint="eastAsia"/>
        </w:rPr>
        <w:t>5.3</w:t>
      </w:r>
      <w:r>
        <w:rPr>
          <w:rFonts w:hint="eastAsia"/>
        </w:rPr>
        <w:t>所示，为识别跟踪模块的流程图，通过俯拍的二维帧中零部件轮廓的变化进行数据集的切换，来实现不同维修步骤的识别。</w:t>
      </w:r>
    </w:p>
    <w:p w14:paraId="5239CC4F" w14:textId="77777777" w:rsidR="00E240AA" w:rsidRDefault="00985EBA">
      <w:pPr>
        <w:ind w:firstLine="480"/>
        <w:jc w:val="center"/>
        <w:rPr>
          <w:rFonts w:ascii="宋体" w:hAnsi="宋体"/>
          <w:szCs w:val="24"/>
        </w:rPr>
      </w:pPr>
      <w:r>
        <w:rPr>
          <w:noProof/>
        </w:rPr>
        <w:drawing>
          <wp:inline distT="0" distB="0" distL="0" distR="0" wp14:anchorId="6115BF1A" wp14:editId="1A5137DE">
            <wp:extent cx="2511425" cy="2903220"/>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2540715" cy="2903220"/>
                    </a:xfrm>
                    <a:prstGeom prst="rect">
                      <a:avLst/>
                    </a:prstGeom>
                  </pic:spPr>
                </pic:pic>
              </a:graphicData>
            </a:graphic>
          </wp:inline>
        </w:drawing>
      </w:r>
    </w:p>
    <w:p w14:paraId="0E5FC69F" w14:textId="77777777" w:rsidR="00E240AA" w:rsidRDefault="00985EBA">
      <w:pPr>
        <w:ind w:firstLineChars="200" w:firstLine="420"/>
        <w:jc w:val="center"/>
        <w:rPr>
          <w:rFonts w:ascii="黑体" w:eastAsia="黑体" w:hAnsi="黑体"/>
          <w:sz w:val="21"/>
          <w:szCs w:val="21"/>
        </w:rPr>
      </w:pPr>
      <w:r>
        <w:rPr>
          <w:rFonts w:ascii="黑体" w:eastAsia="黑体" w:hAnsi="黑体" w:hint="eastAsia"/>
          <w:sz w:val="21"/>
          <w:szCs w:val="21"/>
        </w:rPr>
        <w:lastRenderedPageBreak/>
        <w:t>图5.3</w:t>
      </w:r>
      <w:r>
        <w:rPr>
          <w:rFonts w:ascii="黑体" w:eastAsia="黑体" w:hAnsi="黑体"/>
          <w:sz w:val="21"/>
          <w:szCs w:val="21"/>
        </w:rPr>
        <w:t xml:space="preserve"> </w:t>
      </w:r>
      <w:r>
        <w:rPr>
          <w:rFonts w:ascii="黑体" w:eastAsia="黑体" w:hAnsi="黑体" w:hint="eastAsia"/>
          <w:sz w:val="21"/>
          <w:szCs w:val="21"/>
        </w:rPr>
        <w:t>识别跟踪模块的流程图</w:t>
      </w:r>
    </w:p>
    <w:p w14:paraId="0B538606" w14:textId="77777777" w:rsidR="00E240AA" w:rsidRDefault="00985EBA">
      <w:pPr>
        <w:ind w:firstLine="480"/>
      </w:pPr>
      <w:r>
        <w:rPr>
          <w:rFonts w:hint="eastAsia"/>
        </w:rPr>
        <w:t>高清摄像头</w:t>
      </w:r>
      <w:r>
        <w:rPr>
          <w:rFonts w:hint="eastAsia"/>
        </w:rPr>
        <w:t>2</w:t>
      </w:r>
      <w:r>
        <w:rPr>
          <w:rFonts w:hint="eastAsia"/>
        </w:rPr>
        <w:t>从维修人员的角度进行拍摄，提高观看的沉浸感。利用人工标识具有容易被检测和识别等优点</w:t>
      </w:r>
      <w:r>
        <w:rPr>
          <w:rFonts w:hint="eastAsia"/>
        </w:rPr>
        <w:t>,</w:t>
      </w:r>
      <w:r>
        <w:rPr>
          <w:rFonts w:hint="eastAsia"/>
        </w:rPr>
        <w:t>采用</w:t>
      </w:r>
      <w:r>
        <w:rPr>
          <w:rFonts w:hint="eastAsia"/>
        </w:rPr>
        <w:t>Aruco</w:t>
      </w:r>
      <w:r>
        <w:rPr>
          <w:rFonts w:hint="eastAsia"/>
        </w:rPr>
        <w:t>识别算法进行相机位姿计算。首先通过</w:t>
      </w:r>
      <w:r>
        <w:rPr>
          <w:rFonts w:hint="eastAsia"/>
        </w:rPr>
        <w:t>Aruco</w:t>
      </w:r>
      <w:r>
        <w:rPr>
          <w:rFonts w:hint="eastAsia"/>
        </w:rPr>
        <w:t>增强现实库预先生成一个标定板，调用外置摄像机并不断改变标定板的位置和角度抓取视频帧，进行标定计算出相机的内参。</w:t>
      </w:r>
    </w:p>
    <w:p w14:paraId="1E4959DE" w14:textId="77777777" w:rsidR="00E240AA" w:rsidRDefault="00985EBA">
      <w:pPr>
        <w:ind w:firstLine="480"/>
      </w:pPr>
      <w:r>
        <w:rPr>
          <w:rFonts w:hint="eastAsia"/>
        </w:rPr>
        <w:t>通过</w:t>
      </w:r>
      <w:r>
        <w:rPr>
          <w:rFonts w:hint="eastAsia"/>
        </w:rPr>
        <w:t>Aruco</w:t>
      </w:r>
      <w:r>
        <w:rPr>
          <w:rFonts w:hint="eastAsia"/>
        </w:rPr>
        <w:t>增强现实库预先定义一个标记作为场景中的注册标记，利用自适应阈值来分割场景，然后从阈值化的图像中提取大小形状和预先设定标记相同的轮廓，对图像进行透视变换得到其规范形态，然后对规范后的图像用</w:t>
      </w:r>
      <w:r>
        <w:rPr>
          <w:rFonts w:hint="eastAsia"/>
        </w:rPr>
        <w:t>Otsu</w:t>
      </w:r>
      <w:r>
        <w:rPr>
          <w:rFonts w:hint="eastAsia"/>
        </w:rPr>
        <w:t>阈值化以分离黑色和白色位，统计每块区域中的黑白像素的数目来决定黑色白色位，通过黑白色位检测到标记在场景中的位置。通过标记的四个角点的位置和</w:t>
      </w:r>
      <w:r>
        <w:rPr>
          <w:rFonts w:hint="eastAsia"/>
        </w:rPr>
        <w:t>SolvePnP</w:t>
      </w:r>
      <w:r>
        <w:rPr>
          <w:rFonts w:hint="eastAsia"/>
        </w:rPr>
        <w:t>算法求解出相机的位姿。</w:t>
      </w:r>
    </w:p>
    <w:p w14:paraId="7F094A46" w14:textId="77777777" w:rsidR="00E240AA" w:rsidRDefault="00985EBA">
      <w:pPr>
        <w:ind w:firstLine="480"/>
      </w:pPr>
      <w:r>
        <w:rPr>
          <w:rFonts w:hint="eastAsia"/>
        </w:rPr>
        <w:t>如图</w:t>
      </w:r>
      <w:r>
        <w:t>5</w:t>
      </w:r>
      <w:r>
        <w:rPr>
          <w:rFonts w:hint="eastAsia"/>
        </w:rPr>
        <w:t>.4</w:t>
      </w:r>
      <w:r>
        <w:rPr>
          <w:rFonts w:hint="eastAsia"/>
        </w:rPr>
        <w:t>所示，为系统的坐标转换示意图。本系统定义了两个世界坐标系，分别为以人工标识二维码的中心为原点的世界坐标系</w:t>
      </w:r>
      <w:r>
        <w:t>W1</w:t>
      </w:r>
      <w:r>
        <w:rPr>
          <w:rFonts w:hint="eastAsia"/>
        </w:rPr>
        <w:t>和自上而下的高清摄像机为中心的世界坐标系</w:t>
      </w:r>
      <w:r>
        <w:t>W2</w:t>
      </w:r>
      <w:r>
        <w:rPr>
          <w:rFonts w:hint="eastAsia"/>
        </w:rPr>
        <w:t>。拍摄的识别视频流在</w:t>
      </w:r>
      <w:r>
        <w:t>Vuforia</w:t>
      </w:r>
      <w:r>
        <w:rPr>
          <w:rFonts w:hint="eastAsia"/>
        </w:rPr>
        <w:t>下输出以摄像设备即识别摄像头为世界中心的世界坐标</w:t>
      </w:r>
      <w:r>
        <w:t>P(Xw2,Yw2,Zw2)</w:t>
      </w:r>
      <w:r>
        <w:rPr>
          <w:rFonts w:hint="eastAsia"/>
        </w:rPr>
        <w:t>。</w:t>
      </w:r>
    </w:p>
    <w:p w14:paraId="22735B37" w14:textId="77777777" w:rsidR="00E240AA" w:rsidRDefault="00985EBA">
      <w:pPr>
        <w:ind w:firstLine="480"/>
        <w:jc w:val="center"/>
        <w:rPr>
          <w:rFonts w:ascii="宋体" w:hAnsi="宋体"/>
          <w:szCs w:val="24"/>
        </w:rPr>
      </w:pPr>
      <w:r>
        <w:rPr>
          <w:noProof/>
        </w:rPr>
        <w:drawing>
          <wp:inline distT="0" distB="0" distL="0" distR="0" wp14:anchorId="38D8F6F2" wp14:editId="76867DB3">
            <wp:extent cx="4371340" cy="30930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4381498" cy="3100198"/>
                    </a:xfrm>
                    <a:prstGeom prst="rect">
                      <a:avLst/>
                    </a:prstGeom>
                  </pic:spPr>
                </pic:pic>
              </a:graphicData>
            </a:graphic>
          </wp:inline>
        </w:drawing>
      </w:r>
    </w:p>
    <w:p w14:paraId="3E7F0327" w14:textId="77777777" w:rsidR="00E240AA" w:rsidRDefault="00985EBA">
      <w:pPr>
        <w:ind w:firstLine="480"/>
        <w:jc w:val="center"/>
        <w:rPr>
          <w:rFonts w:ascii="黑体" w:eastAsia="黑体" w:hAnsi="黑体"/>
          <w:sz w:val="21"/>
          <w:szCs w:val="21"/>
        </w:rPr>
      </w:pPr>
      <w:r>
        <w:rPr>
          <w:rFonts w:ascii="黑体" w:eastAsia="黑体" w:hAnsi="黑体" w:hint="eastAsia"/>
          <w:sz w:val="21"/>
          <w:szCs w:val="21"/>
        </w:rPr>
        <w:t>（a）</w:t>
      </w:r>
    </w:p>
    <w:p w14:paraId="29A8D586" w14:textId="77777777" w:rsidR="00E240AA" w:rsidRDefault="00985EBA">
      <w:pPr>
        <w:ind w:firstLine="480"/>
        <w:jc w:val="center"/>
        <w:rPr>
          <w:rFonts w:ascii="宋体" w:hAnsi="宋体"/>
          <w:szCs w:val="24"/>
        </w:rPr>
      </w:pPr>
      <w:r>
        <w:rPr>
          <w:noProof/>
        </w:rPr>
        <w:drawing>
          <wp:inline distT="0" distB="0" distL="0" distR="0" wp14:anchorId="2091296D" wp14:editId="7BEEF590">
            <wp:extent cx="4534535" cy="1494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tretch>
                      <a:fillRect/>
                    </a:stretch>
                  </pic:blipFill>
                  <pic:spPr>
                    <a:xfrm>
                      <a:off x="0" y="0"/>
                      <a:ext cx="4581539" cy="1509881"/>
                    </a:xfrm>
                    <a:prstGeom prst="rect">
                      <a:avLst/>
                    </a:prstGeom>
                  </pic:spPr>
                </pic:pic>
              </a:graphicData>
            </a:graphic>
          </wp:inline>
        </w:drawing>
      </w:r>
    </w:p>
    <w:p w14:paraId="4D142DCD" w14:textId="77777777" w:rsidR="00E240AA" w:rsidRDefault="00985EBA">
      <w:pPr>
        <w:ind w:firstLine="480"/>
        <w:jc w:val="center"/>
        <w:rPr>
          <w:rFonts w:ascii="宋体" w:hAnsi="宋体"/>
          <w:sz w:val="21"/>
          <w:szCs w:val="21"/>
        </w:rPr>
      </w:pPr>
      <w:r>
        <w:rPr>
          <w:rFonts w:ascii="黑体" w:eastAsia="黑体" w:hAnsi="黑体"/>
          <w:sz w:val="21"/>
          <w:szCs w:val="21"/>
        </w:rPr>
        <w:lastRenderedPageBreak/>
        <w:t>(b)</w:t>
      </w:r>
    </w:p>
    <w:p w14:paraId="1A2DED30" w14:textId="77777777" w:rsidR="00E240AA" w:rsidRDefault="00985EBA">
      <w:pPr>
        <w:ind w:firstLine="480"/>
        <w:jc w:val="center"/>
        <w:rPr>
          <w:rFonts w:ascii="宋体" w:hAnsi="宋体"/>
          <w:sz w:val="21"/>
          <w:szCs w:val="21"/>
        </w:rPr>
      </w:pPr>
      <w:r>
        <w:rPr>
          <w:rFonts w:ascii="黑体" w:eastAsia="黑体" w:hAnsi="黑体" w:hint="eastAsia"/>
          <w:sz w:val="21"/>
          <w:szCs w:val="21"/>
        </w:rPr>
        <w:t>图5.4</w:t>
      </w:r>
      <w:r>
        <w:rPr>
          <w:rFonts w:ascii="黑体" w:eastAsia="黑体" w:hAnsi="黑体"/>
          <w:sz w:val="21"/>
          <w:szCs w:val="21"/>
        </w:rPr>
        <w:t xml:space="preserve"> </w:t>
      </w:r>
      <w:r>
        <w:rPr>
          <w:rFonts w:ascii="黑体" w:eastAsia="黑体" w:hAnsi="黑体" w:hint="eastAsia"/>
          <w:sz w:val="21"/>
          <w:szCs w:val="21"/>
        </w:rPr>
        <w:t>摄像系统坐标变换示意图(</w:t>
      </w:r>
      <w:r>
        <w:rPr>
          <w:rFonts w:ascii="黑体" w:eastAsia="黑体" w:hAnsi="黑体"/>
          <w:sz w:val="21"/>
          <w:szCs w:val="21"/>
        </w:rPr>
        <w:t>a)</w:t>
      </w:r>
      <w:r>
        <w:rPr>
          <w:rFonts w:ascii="黑体" w:eastAsia="黑体" w:hAnsi="黑体" w:hint="eastAsia"/>
          <w:sz w:val="21"/>
          <w:szCs w:val="21"/>
        </w:rPr>
        <w:t>、</w:t>
      </w:r>
      <w:r>
        <w:rPr>
          <w:rFonts w:ascii="黑体" w:eastAsia="黑体" w:hAnsi="黑体"/>
          <w:sz w:val="21"/>
          <w:szCs w:val="21"/>
        </w:rPr>
        <w:t>(b)</w:t>
      </w:r>
    </w:p>
    <w:p w14:paraId="6EF10A80" w14:textId="77777777" w:rsidR="00E240AA" w:rsidRDefault="00985EBA">
      <w:pPr>
        <w:ind w:firstLine="480"/>
      </w:pPr>
      <w:r>
        <w:rPr>
          <w:rFonts w:hint="eastAsia"/>
        </w:rPr>
        <w:t>通过</w:t>
      </w:r>
      <w:r>
        <w:rPr>
          <w:rFonts w:hint="eastAsia"/>
        </w:rPr>
        <w:t>Vuforia</w:t>
      </w:r>
      <w:r>
        <w:rPr>
          <w:rFonts w:hint="eastAsia"/>
        </w:rPr>
        <w:t>在世界坐标系</w:t>
      </w:r>
      <w:r>
        <w:rPr>
          <w:rFonts w:hint="eastAsia"/>
        </w:rPr>
        <w:t>W2</w:t>
      </w:r>
      <w:r>
        <w:rPr>
          <w:rFonts w:hint="eastAsia"/>
        </w:rPr>
        <w:t>下输出零部件每一帧的坐标变化，包括下</w:t>
      </w:r>
      <w:r>
        <w:rPr>
          <w:rFonts w:hint="eastAsia"/>
        </w:rPr>
        <w:t>x</w:t>
      </w:r>
      <w:r>
        <w:t>,y,z</w:t>
      </w:r>
      <w:r>
        <w:rPr>
          <w:rFonts w:hint="eastAsia"/>
        </w:rPr>
        <w:t>以及绕</w:t>
      </w:r>
      <w:r>
        <w:rPr>
          <w:rFonts w:hint="eastAsia"/>
        </w:rPr>
        <w:t>x</w:t>
      </w:r>
      <w:r>
        <w:t>,y,z</w:t>
      </w:r>
      <w:r>
        <w:rPr>
          <w:rFonts w:hint="eastAsia"/>
        </w:rPr>
        <w:t>旋转的六个自由度，传输到</w:t>
      </w:r>
      <w:r>
        <w:rPr>
          <w:rFonts w:hint="eastAsia"/>
        </w:rPr>
        <w:t>Opencv</w:t>
      </w:r>
      <w:r>
        <w:rPr>
          <w:rFonts w:hint="eastAsia"/>
        </w:rPr>
        <w:t>处理程序中，在世界坐标系</w:t>
      </w:r>
      <w:r>
        <w:rPr>
          <w:rFonts w:hint="eastAsia"/>
        </w:rPr>
        <w:t>W1</w:t>
      </w:r>
      <w:r>
        <w:rPr>
          <w:rFonts w:hint="eastAsia"/>
        </w:rPr>
        <w:t>下对虚拟零部件的位姿进行改变，实现真实场景和虚拟信息在三维空间上进行配准注册，实现二维帧中虚拟信息和真实场景的无缝叠加。</w:t>
      </w:r>
    </w:p>
    <w:p w14:paraId="302CB5F4" w14:textId="77777777" w:rsidR="00E240AA" w:rsidRDefault="00985EBA">
      <w:pPr>
        <w:ind w:firstLineChars="200" w:firstLine="480"/>
      </w:pPr>
      <w:r>
        <w:rPr>
          <w:rFonts w:hint="eastAsia"/>
        </w:rPr>
        <w:t>如图</w:t>
      </w:r>
      <w:r>
        <w:rPr>
          <w:rFonts w:hint="eastAsia"/>
        </w:rPr>
        <w:t>5.5</w:t>
      </w:r>
      <w:r>
        <w:rPr>
          <w:rFonts w:hint="eastAsia"/>
        </w:rPr>
        <w:t>所示，为物体三维跟踪注册系统的工作流程图。</w:t>
      </w:r>
    </w:p>
    <w:p w14:paraId="3E4D2962" w14:textId="77777777" w:rsidR="00E240AA" w:rsidRDefault="00985EBA">
      <w:pPr>
        <w:ind w:firstLine="480"/>
        <w:jc w:val="center"/>
        <w:rPr>
          <w:rFonts w:ascii="宋体" w:hAnsi="宋体"/>
          <w:szCs w:val="24"/>
        </w:rPr>
      </w:pPr>
      <w:r>
        <w:rPr>
          <w:noProof/>
        </w:rPr>
        <w:drawing>
          <wp:inline distT="0" distB="0" distL="0" distR="0" wp14:anchorId="194F93A5" wp14:editId="1CDFDE03">
            <wp:extent cx="4470400" cy="2546985"/>
            <wp:effectExtent l="0" t="0" r="1016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stretch>
                      <a:fillRect/>
                    </a:stretch>
                  </pic:blipFill>
                  <pic:spPr>
                    <a:xfrm>
                      <a:off x="0" y="0"/>
                      <a:ext cx="4498980" cy="2546985"/>
                    </a:xfrm>
                    <a:prstGeom prst="rect">
                      <a:avLst/>
                    </a:prstGeom>
                  </pic:spPr>
                </pic:pic>
              </a:graphicData>
            </a:graphic>
          </wp:inline>
        </w:drawing>
      </w:r>
    </w:p>
    <w:p w14:paraId="313962FA" w14:textId="77777777" w:rsidR="00E240AA" w:rsidRDefault="00985EBA">
      <w:pPr>
        <w:ind w:firstLine="480"/>
        <w:jc w:val="center"/>
        <w:rPr>
          <w:ins w:id="995" w:author="天秤座" w:date="2021-01-26T16:53:00Z"/>
          <w:rFonts w:ascii="黑体" w:eastAsia="黑体" w:hAnsi="黑体"/>
          <w:sz w:val="21"/>
          <w:szCs w:val="21"/>
        </w:rPr>
      </w:pPr>
      <w:r>
        <w:rPr>
          <w:rFonts w:ascii="黑体" w:eastAsia="黑体" w:hAnsi="黑体" w:hint="eastAsia"/>
          <w:sz w:val="21"/>
          <w:szCs w:val="21"/>
        </w:rPr>
        <w:t>图5.5</w:t>
      </w:r>
      <w:r>
        <w:rPr>
          <w:rFonts w:ascii="黑体" w:eastAsia="黑体" w:hAnsi="黑体"/>
          <w:sz w:val="21"/>
          <w:szCs w:val="21"/>
        </w:rPr>
        <w:t xml:space="preserve"> </w:t>
      </w:r>
      <w:r>
        <w:rPr>
          <w:rFonts w:ascii="黑体" w:eastAsia="黑体" w:hAnsi="黑体" w:hint="eastAsia"/>
          <w:sz w:val="21"/>
          <w:szCs w:val="21"/>
        </w:rPr>
        <w:t>物体三维跟踪注册系统工作流程</w:t>
      </w:r>
    </w:p>
    <w:p w14:paraId="0196EA83" w14:textId="77777777" w:rsidR="00E240AA" w:rsidRDefault="00E240AA">
      <w:pPr>
        <w:ind w:firstLine="480"/>
        <w:jc w:val="center"/>
        <w:rPr>
          <w:rFonts w:ascii="黑体" w:eastAsia="黑体" w:hAnsi="黑体"/>
          <w:sz w:val="21"/>
          <w:szCs w:val="21"/>
        </w:rPr>
      </w:pPr>
    </w:p>
    <w:p w14:paraId="15AF6754" w14:textId="77777777" w:rsidR="00E240AA" w:rsidRDefault="00985EBA">
      <w:pPr>
        <w:outlineLvl w:val="1"/>
        <w:rPr>
          <w:rFonts w:ascii="黑体" w:eastAsia="黑体" w:hAnsi="黑体"/>
          <w:sz w:val="30"/>
          <w:szCs w:val="30"/>
        </w:rPr>
      </w:pPr>
      <w:bookmarkStart w:id="996" w:name="_Toc1059"/>
      <w:r>
        <w:rPr>
          <w:rFonts w:ascii="黑体" w:eastAsia="黑体" w:hAnsi="黑体" w:hint="eastAsia"/>
          <w:sz w:val="30"/>
          <w:szCs w:val="30"/>
        </w:rPr>
        <w:t>5.2.3交互式的视频标记技术</w:t>
      </w:r>
      <w:bookmarkEnd w:id="996"/>
    </w:p>
    <w:p w14:paraId="051BBCCA" w14:textId="77777777" w:rsidR="00E240AA" w:rsidRDefault="00985EBA">
      <w:pPr>
        <w:outlineLvl w:val="1"/>
      </w:pPr>
      <w:r>
        <w:rPr>
          <w:rFonts w:ascii="黑体" w:eastAsia="黑体" w:hAnsi="黑体" w:hint="eastAsia"/>
          <w:sz w:val="30"/>
          <w:szCs w:val="30"/>
        </w:rPr>
        <w:t xml:space="preserve">   </w:t>
      </w:r>
      <w:bookmarkStart w:id="997" w:name="_Toc22977"/>
      <w:r>
        <w:rPr>
          <w:rFonts w:hint="eastAsia"/>
        </w:rPr>
        <w:t>该技术的实现主要采用</w:t>
      </w:r>
      <w:r>
        <w:rPr>
          <w:rFonts w:hint="eastAsia"/>
        </w:rPr>
        <w:t>Qt</w:t>
      </w:r>
      <w:r>
        <w:rPr>
          <w:rFonts w:hint="eastAsia"/>
        </w:rPr>
        <w:t>框架、</w:t>
      </w:r>
      <w:r>
        <w:rPr>
          <w:rFonts w:hint="eastAsia"/>
        </w:rPr>
        <w:t>OpenCV Aruco</w:t>
      </w:r>
      <w:r>
        <w:rPr>
          <w:rFonts w:hint="eastAsia"/>
        </w:rPr>
        <w:t>开源视觉库和</w:t>
      </w:r>
      <w:r>
        <w:rPr>
          <w:rFonts w:hint="eastAsia"/>
        </w:rPr>
        <w:t>OpenGL</w:t>
      </w:r>
      <w:r>
        <w:rPr>
          <w:rFonts w:hint="eastAsia"/>
        </w:rPr>
        <w:t>引擎来完成的。根据上述的双传感器的融合跟踪注册方法来完成模型信息的跟踪注册和工艺信息的标记，然后利用</w:t>
      </w:r>
      <w:r>
        <w:rPr>
          <w:rFonts w:hint="eastAsia"/>
        </w:rPr>
        <w:t>Qt</w:t>
      </w:r>
      <w:r>
        <w:rPr>
          <w:rFonts w:hint="eastAsia"/>
        </w:rPr>
        <w:t>框架中的</w:t>
      </w:r>
      <w:r>
        <w:rPr>
          <w:rFonts w:hint="eastAsia"/>
        </w:rPr>
        <w:t>mousePressEvent</w:t>
      </w:r>
      <w:r>
        <w:rPr>
          <w:rFonts w:hint="eastAsia"/>
        </w:rPr>
        <w:t>事件，将标记的工艺信息和模型信息位置即：</w:t>
      </w:r>
      <w:r>
        <w:rPr>
          <w:rFonts w:hint="eastAsia"/>
        </w:rPr>
        <w:t>X</w:t>
      </w:r>
      <w:r>
        <w:rPr>
          <w:rFonts w:hint="eastAsia"/>
        </w:rPr>
        <w:t>坐标和</w:t>
      </w:r>
      <w:r>
        <w:rPr>
          <w:rFonts w:hint="eastAsia"/>
        </w:rPr>
        <w:t>Y</w:t>
      </w:r>
      <w:r>
        <w:rPr>
          <w:rFonts w:hint="eastAsia"/>
        </w:rPr>
        <w:t>坐标写入该事件的实现中，通过点击鼠标的左键或者右键对标记的工艺信息和模型信息的位置进行移动直到指定的位置。对于模型信息和工艺信息的大小、角度、透明度采用</w:t>
      </w:r>
      <w:r>
        <w:rPr>
          <w:rFonts w:hint="eastAsia"/>
        </w:rPr>
        <w:t>Qt</w:t>
      </w:r>
      <w:r>
        <w:rPr>
          <w:rFonts w:hint="eastAsia"/>
        </w:rPr>
        <w:t>中</w:t>
      </w:r>
      <w:r>
        <w:rPr>
          <w:rFonts w:hint="eastAsia"/>
        </w:rPr>
        <w:t>UI</w:t>
      </w:r>
      <w:r>
        <w:rPr>
          <w:rFonts w:hint="eastAsia"/>
        </w:rPr>
        <w:t>创建的</w:t>
      </w:r>
      <w:r>
        <w:rPr>
          <w:rFonts w:hint="eastAsia"/>
        </w:rPr>
        <w:t>slider</w:t>
      </w:r>
      <w:r>
        <w:rPr>
          <w:rFonts w:hint="eastAsia"/>
        </w:rPr>
        <w:t>控件，将其</w:t>
      </w:r>
      <w:r>
        <w:rPr>
          <w:rFonts w:hint="eastAsia"/>
        </w:rPr>
        <w:t>value</w:t>
      </w:r>
      <w:r>
        <w:rPr>
          <w:rFonts w:hint="eastAsia"/>
        </w:rPr>
        <w:t>值与模型信息和工艺信息的</w:t>
      </w:r>
      <w:r>
        <w:rPr>
          <w:rFonts w:hint="eastAsia"/>
        </w:rPr>
        <w:t>scale</w:t>
      </w:r>
      <w:r>
        <w:rPr>
          <w:rFonts w:hint="eastAsia"/>
        </w:rPr>
        <w:t>值绑定来实现，对于模型信息和工艺信息的颜色，通过在</w:t>
      </w:r>
      <w:r>
        <w:rPr>
          <w:rFonts w:hint="eastAsia"/>
        </w:rPr>
        <w:t>UI</w:t>
      </w:r>
      <w:r>
        <w:rPr>
          <w:rFonts w:hint="eastAsia"/>
        </w:rPr>
        <w:t>界面中选择相应的颜色采用</w:t>
      </w:r>
      <w:r>
        <w:rPr>
          <w:rFonts w:hint="eastAsia"/>
        </w:rPr>
        <w:t>QPalette</w:t>
      </w:r>
      <w:r>
        <w:rPr>
          <w:rFonts w:hint="eastAsia"/>
        </w:rPr>
        <w:t>类来实现。</w:t>
      </w:r>
      <w:bookmarkEnd w:id="997"/>
    </w:p>
    <w:p w14:paraId="14264400" w14:textId="77777777" w:rsidR="00E240AA" w:rsidRDefault="00985EBA">
      <w:pPr>
        <w:outlineLvl w:val="1"/>
      </w:pPr>
      <w:bookmarkStart w:id="998" w:name="_Toc14836"/>
      <w:r>
        <w:rPr>
          <w:noProof/>
        </w:rPr>
        <w:lastRenderedPageBreak/>
        <w:drawing>
          <wp:inline distT="0" distB="0" distL="114300" distR="114300" wp14:anchorId="5354CDFD" wp14:editId="776F45E3">
            <wp:extent cx="5269230" cy="3369945"/>
            <wp:effectExtent l="0" t="0" r="381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5"/>
                    <a:stretch>
                      <a:fillRect/>
                    </a:stretch>
                  </pic:blipFill>
                  <pic:spPr>
                    <a:xfrm>
                      <a:off x="0" y="0"/>
                      <a:ext cx="5269230" cy="3369945"/>
                    </a:xfrm>
                    <a:prstGeom prst="rect">
                      <a:avLst/>
                    </a:prstGeom>
                    <a:noFill/>
                    <a:ln>
                      <a:noFill/>
                    </a:ln>
                  </pic:spPr>
                </pic:pic>
              </a:graphicData>
            </a:graphic>
          </wp:inline>
        </w:drawing>
      </w:r>
      <w:bookmarkEnd w:id="998"/>
    </w:p>
    <w:p w14:paraId="1B0B6F15" w14:textId="77777777" w:rsidR="00E240AA" w:rsidRDefault="00985EBA">
      <w:pPr>
        <w:ind w:firstLine="480"/>
        <w:jc w:val="center"/>
        <w:rPr>
          <w:ins w:id="999" w:author="天秤座" w:date="2021-01-26T16:53:00Z"/>
          <w:rFonts w:ascii="黑体" w:eastAsia="黑体" w:hAnsi="黑体"/>
          <w:sz w:val="21"/>
          <w:szCs w:val="21"/>
        </w:rPr>
      </w:pPr>
      <w:r>
        <w:rPr>
          <w:rFonts w:ascii="黑体" w:eastAsia="黑体" w:hAnsi="黑体" w:hint="eastAsia"/>
          <w:sz w:val="21"/>
          <w:szCs w:val="21"/>
        </w:rPr>
        <w:t>图5.6</w:t>
      </w:r>
      <w:r>
        <w:rPr>
          <w:rFonts w:ascii="黑体" w:eastAsia="黑体" w:hAnsi="黑体"/>
          <w:sz w:val="21"/>
          <w:szCs w:val="21"/>
        </w:rPr>
        <w:t xml:space="preserve"> </w:t>
      </w:r>
      <w:r>
        <w:rPr>
          <w:rFonts w:ascii="黑体" w:eastAsia="黑体" w:hAnsi="黑体" w:hint="eastAsia"/>
          <w:sz w:val="21"/>
          <w:szCs w:val="21"/>
        </w:rPr>
        <w:t>交互式视频标记技术实现流程图</w:t>
      </w:r>
    </w:p>
    <w:p w14:paraId="20B147DE" w14:textId="77777777" w:rsidR="00E240AA" w:rsidRDefault="00E240AA">
      <w:pPr>
        <w:outlineLvl w:val="1"/>
      </w:pPr>
    </w:p>
    <w:p w14:paraId="4C1ED991" w14:textId="77777777" w:rsidR="00E240AA" w:rsidRDefault="00E240AA">
      <w:pPr>
        <w:ind w:firstLine="480"/>
        <w:jc w:val="center"/>
        <w:rPr>
          <w:rFonts w:ascii="黑体" w:eastAsia="黑体" w:hAnsi="黑体"/>
          <w:sz w:val="21"/>
          <w:szCs w:val="21"/>
        </w:rPr>
      </w:pPr>
    </w:p>
    <w:p w14:paraId="568D5D90" w14:textId="77777777" w:rsidR="00E240AA" w:rsidRDefault="00985EBA">
      <w:pPr>
        <w:outlineLvl w:val="1"/>
        <w:rPr>
          <w:rFonts w:ascii="黑体" w:eastAsia="黑体" w:hAnsi="黑体"/>
          <w:sz w:val="30"/>
          <w:szCs w:val="30"/>
        </w:rPr>
      </w:pPr>
      <w:bookmarkStart w:id="1000" w:name="_Toc54018401"/>
      <w:bookmarkStart w:id="1001" w:name="_Toc21844"/>
      <w:r>
        <w:rPr>
          <w:rFonts w:ascii="黑体" w:eastAsia="黑体" w:hAnsi="黑体" w:hint="eastAsia"/>
          <w:sz w:val="30"/>
          <w:szCs w:val="30"/>
        </w:rPr>
        <w:t>5.</w:t>
      </w:r>
      <w:r>
        <w:rPr>
          <w:rFonts w:ascii="黑体" w:eastAsia="黑体" w:hAnsi="黑体"/>
          <w:sz w:val="30"/>
          <w:szCs w:val="30"/>
        </w:rPr>
        <w:t>3</w:t>
      </w:r>
      <w:r>
        <w:rPr>
          <w:rFonts w:ascii="黑体" w:eastAsia="黑体" w:hAnsi="黑体" w:hint="eastAsia"/>
          <w:sz w:val="30"/>
          <w:szCs w:val="30"/>
        </w:rPr>
        <w:t>测试方案</w:t>
      </w:r>
      <w:bookmarkEnd w:id="1000"/>
      <w:bookmarkEnd w:id="1001"/>
    </w:p>
    <w:p w14:paraId="084B4338" w14:textId="77777777" w:rsidR="00E240AA" w:rsidRDefault="00985EBA">
      <w:pPr>
        <w:ind w:firstLine="480"/>
      </w:pPr>
      <w:r>
        <w:rPr>
          <w:rFonts w:hint="eastAsia"/>
        </w:rPr>
        <w:t>以圆柱直齿轮一级减速器的装配维修为例子，对系统的功能进行测试，从增强现实的技术层面对系统虚拟信息叠加的准确度、鲁棒性、运行效率进行评价。同时，邀请多名没有任何先验知识的受试者，分为两组，分别参考纸质手册和增强现实系统进行零部件维修装配，对其实现的功能从装配时间，错误数量等多方面进行评价，并根据建议对系统进行修改，完善。</w:t>
      </w:r>
    </w:p>
    <w:p w14:paraId="4A5E7005" w14:textId="77777777" w:rsidR="00E240AA" w:rsidRDefault="00E240AA">
      <w:pPr>
        <w:ind w:firstLine="480"/>
        <w:jc w:val="center"/>
      </w:pPr>
    </w:p>
    <w:p w14:paraId="23FC3DE5" w14:textId="77777777" w:rsidR="00E240AA" w:rsidRDefault="00985EBA">
      <w:pPr>
        <w:outlineLvl w:val="0"/>
        <w:rPr>
          <w:rFonts w:ascii="黑体" w:eastAsia="黑体" w:hAnsi="黑体"/>
          <w:sz w:val="32"/>
          <w:szCs w:val="32"/>
        </w:rPr>
      </w:pPr>
      <w:bookmarkStart w:id="1002" w:name="_Toc31121"/>
      <w:r>
        <w:rPr>
          <w:rFonts w:ascii="黑体" w:eastAsia="黑体" w:hAnsi="黑体" w:hint="eastAsia"/>
          <w:sz w:val="32"/>
          <w:szCs w:val="32"/>
        </w:rPr>
        <w:t>6</w:t>
      </w:r>
      <w:r>
        <w:rPr>
          <w:rFonts w:ascii="黑体" w:eastAsia="黑体" w:hAnsi="黑体"/>
          <w:sz w:val="32"/>
          <w:szCs w:val="32"/>
        </w:rPr>
        <w:t>.</w:t>
      </w:r>
      <w:r>
        <w:rPr>
          <w:rFonts w:ascii="黑体" w:eastAsia="黑体" w:hAnsi="黑体" w:hint="eastAsia"/>
          <w:sz w:val="32"/>
          <w:szCs w:val="32"/>
        </w:rPr>
        <w:t>进度安排</w:t>
      </w:r>
      <w:bookmarkEnd w:id="1002"/>
    </w:p>
    <w:tbl>
      <w:tblPr>
        <w:tblStyle w:val="af1"/>
        <w:tblW w:w="0" w:type="auto"/>
        <w:tblLook w:val="04A0" w:firstRow="1" w:lastRow="0" w:firstColumn="1" w:lastColumn="0" w:noHBand="0" w:noVBand="1"/>
      </w:tblPr>
      <w:tblGrid>
        <w:gridCol w:w="4148"/>
        <w:gridCol w:w="4148"/>
      </w:tblGrid>
      <w:tr w:rsidR="00E240AA" w14:paraId="3350BC0C" w14:textId="77777777">
        <w:tc>
          <w:tcPr>
            <w:tcW w:w="4148" w:type="dxa"/>
          </w:tcPr>
          <w:p w14:paraId="1EDF3802" w14:textId="77777777" w:rsidR="00E240AA" w:rsidRDefault="00985EBA">
            <w:pPr>
              <w:jc w:val="center"/>
              <w:outlineLvl w:val="0"/>
              <w:rPr>
                <w:rFonts w:ascii="黑体" w:eastAsia="黑体" w:hAnsi="黑体"/>
                <w:b/>
                <w:bCs/>
                <w:sz w:val="32"/>
                <w:szCs w:val="32"/>
              </w:rPr>
            </w:pPr>
            <w:bookmarkStart w:id="1003" w:name="_Toc6459"/>
            <w:bookmarkStart w:id="1004" w:name="_Toc31535"/>
            <w:bookmarkStart w:id="1005" w:name="_Toc16550"/>
            <w:bookmarkStart w:id="1006" w:name="_Toc59721289"/>
            <w:bookmarkStart w:id="1007" w:name="_Toc17328"/>
            <w:r>
              <w:rPr>
                <w:rFonts w:hint="eastAsia"/>
                <w:b/>
                <w:bCs/>
              </w:rPr>
              <w:t>工作内容</w:t>
            </w:r>
            <w:bookmarkEnd w:id="1003"/>
            <w:bookmarkEnd w:id="1004"/>
            <w:bookmarkEnd w:id="1005"/>
            <w:bookmarkEnd w:id="1006"/>
            <w:bookmarkEnd w:id="1007"/>
          </w:p>
        </w:tc>
        <w:tc>
          <w:tcPr>
            <w:tcW w:w="4148" w:type="dxa"/>
          </w:tcPr>
          <w:p w14:paraId="747478F1" w14:textId="77777777" w:rsidR="00E240AA" w:rsidRDefault="00985EBA">
            <w:pPr>
              <w:jc w:val="center"/>
              <w:outlineLvl w:val="0"/>
              <w:rPr>
                <w:rFonts w:ascii="黑体" w:eastAsia="黑体" w:hAnsi="黑体"/>
                <w:b/>
                <w:bCs/>
                <w:sz w:val="32"/>
                <w:szCs w:val="32"/>
              </w:rPr>
            </w:pPr>
            <w:bookmarkStart w:id="1008" w:name="_Toc59721290"/>
            <w:bookmarkStart w:id="1009" w:name="_Toc3322"/>
            <w:bookmarkStart w:id="1010" w:name="_Toc10819"/>
            <w:bookmarkStart w:id="1011" w:name="_Toc20537"/>
            <w:bookmarkStart w:id="1012" w:name="_Toc13055"/>
            <w:r>
              <w:rPr>
                <w:rFonts w:hint="eastAsia"/>
                <w:b/>
                <w:bCs/>
              </w:rPr>
              <w:t>时间安排</w:t>
            </w:r>
            <w:bookmarkEnd w:id="1008"/>
            <w:bookmarkEnd w:id="1009"/>
            <w:bookmarkEnd w:id="1010"/>
            <w:bookmarkEnd w:id="1011"/>
            <w:bookmarkEnd w:id="1012"/>
          </w:p>
        </w:tc>
      </w:tr>
      <w:tr w:rsidR="00E240AA" w14:paraId="42234B4B" w14:textId="77777777">
        <w:tc>
          <w:tcPr>
            <w:tcW w:w="4148" w:type="dxa"/>
          </w:tcPr>
          <w:p w14:paraId="3B4AF3FF" w14:textId="77777777" w:rsidR="00E240AA" w:rsidRDefault="00985EBA">
            <w:pPr>
              <w:jc w:val="center"/>
              <w:outlineLvl w:val="0"/>
            </w:pPr>
            <w:bookmarkStart w:id="1013" w:name="_Toc27150"/>
            <w:bookmarkStart w:id="1014" w:name="_Toc12848"/>
            <w:bookmarkStart w:id="1015" w:name="_Toc59721291"/>
            <w:bookmarkStart w:id="1016" w:name="_Toc23612"/>
            <w:bookmarkStart w:id="1017" w:name="_Toc25983"/>
            <w:r>
              <w:rPr>
                <w:rFonts w:hint="eastAsia"/>
              </w:rPr>
              <w:t>设计方案</w:t>
            </w:r>
            <w:bookmarkEnd w:id="1013"/>
            <w:bookmarkEnd w:id="1014"/>
            <w:bookmarkEnd w:id="1015"/>
            <w:bookmarkEnd w:id="1016"/>
            <w:bookmarkEnd w:id="1017"/>
          </w:p>
        </w:tc>
        <w:tc>
          <w:tcPr>
            <w:tcW w:w="4148" w:type="dxa"/>
          </w:tcPr>
          <w:p w14:paraId="457F5D18" w14:textId="77777777" w:rsidR="00E240AA" w:rsidRDefault="00985EBA">
            <w:pPr>
              <w:jc w:val="center"/>
              <w:outlineLvl w:val="0"/>
            </w:pPr>
            <w:bookmarkStart w:id="1018" w:name="_Toc59721292"/>
            <w:bookmarkStart w:id="1019" w:name="_Toc8355"/>
            <w:bookmarkStart w:id="1020" w:name="_Toc9528"/>
            <w:bookmarkStart w:id="1021" w:name="_Toc11961"/>
            <w:bookmarkStart w:id="1022" w:name="_Toc20583"/>
            <w:r>
              <w:rPr>
                <w:rFonts w:hint="eastAsia"/>
              </w:rPr>
              <w:t>2</w:t>
            </w:r>
            <w:r>
              <w:t>020.12</w:t>
            </w:r>
            <w:bookmarkEnd w:id="1018"/>
            <w:bookmarkEnd w:id="1019"/>
            <w:bookmarkEnd w:id="1020"/>
            <w:bookmarkEnd w:id="1021"/>
            <w:bookmarkEnd w:id="1022"/>
          </w:p>
        </w:tc>
      </w:tr>
      <w:tr w:rsidR="00E240AA" w14:paraId="26DBE7FA" w14:textId="77777777">
        <w:tc>
          <w:tcPr>
            <w:tcW w:w="4148" w:type="dxa"/>
          </w:tcPr>
          <w:p w14:paraId="5F0C5376" w14:textId="77777777" w:rsidR="00E240AA" w:rsidRDefault="00985EBA">
            <w:pPr>
              <w:jc w:val="center"/>
              <w:outlineLvl w:val="0"/>
            </w:pPr>
            <w:bookmarkStart w:id="1023" w:name="_Toc26581"/>
            <w:bookmarkStart w:id="1024" w:name="_Toc29384"/>
            <w:bookmarkStart w:id="1025" w:name="_Toc59721293"/>
            <w:bookmarkStart w:id="1026" w:name="_Toc16578"/>
            <w:bookmarkStart w:id="1027" w:name="_Toc15718"/>
            <w:r>
              <w:rPr>
                <w:rFonts w:hint="eastAsia"/>
              </w:rPr>
              <w:t>关键技术研究</w:t>
            </w:r>
            <w:bookmarkEnd w:id="1023"/>
            <w:bookmarkEnd w:id="1024"/>
            <w:bookmarkEnd w:id="1025"/>
            <w:bookmarkEnd w:id="1026"/>
            <w:bookmarkEnd w:id="1027"/>
          </w:p>
        </w:tc>
        <w:tc>
          <w:tcPr>
            <w:tcW w:w="4148" w:type="dxa"/>
          </w:tcPr>
          <w:p w14:paraId="76EAC030" w14:textId="77777777" w:rsidR="00E240AA" w:rsidRDefault="00985EBA">
            <w:pPr>
              <w:jc w:val="center"/>
              <w:outlineLvl w:val="0"/>
            </w:pPr>
            <w:bookmarkStart w:id="1028" w:name="_Toc5183"/>
            <w:bookmarkStart w:id="1029" w:name="_Toc228"/>
            <w:bookmarkStart w:id="1030" w:name="_Toc59721294"/>
            <w:bookmarkStart w:id="1031" w:name="_Toc26349"/>
            <w:bookmarkStart w:id="1032" w:name="_Toc3702"/>
            <w:r>
              <w:rPr>
                <w:rFonts w:hint="eastAsia"/>
              </w:rPr>
              <w:t>2</w:t>
            </w:r>
            <w:r>
              <w:t>020.12</w:t>
            </w:r>
            <w:r>
              <w:rPr>
                <w:rFonts w:hint="eastAsia"/>
              </w:rPr>
              <w:t>—</w:t>
            </w:r>
            <w:r>
              <w:t>202</w:t>
            </w:r>
            <w:r>
              <w:rPr>
                <w:rFonts w:hint="eastAsia"/>
              </w:rPr>
              <w:t>1</w:t>
            </w:r>
            <w:r>
              <w:t>.01</w:t>
            </w:r>
            <w:bookmarkEnd w:id="1028"/>
            <w:bookmarkEnd w:id="1029"/>
            <w:bookmarkEnd w:id="1030"/>
            <w:bookmarkEnd w:id="1031"/>
            <w:bookmarkEnd w:id="1032"/>
          </w:p>
        </w:tc>
      </w:tr>
      <w:tr w:rsidR="00E240AA" w14:paraId="7A857D6D" w14:textId="77777777">
        <w:tc>
          <w:tcPr>
            <w:tcW w:w="4148" w:type="dxa"/>
          </w:tcPr>
          <w:p w14:paraId="5D5F2315" w14:textId="77777777" w:rsidR="00E240AA" w:rsidRDefault="00985EBA">
            <w:pPr>
              <w:jc w:val="center"/>
              <w:outlineLvl w:val="0"/>
            </w:pPr>
            <w:bookmarkStart w:id="1033" w:name="_Toc17927"/>
            <w:bookmarkStart w:id="1034" w:name="_Toc2935"/>
            <w:bookmarkStart w:id="1035" w:name="_Toc22110"/>
            <w:bookmarkStart w:id="1036" w:name="_Toc59721295"/>
            <w:bookmarkStart w:id="1037" w:name="_Toc12175"/>
            <w:r>
              <w:rPr>
                <w:rFonts w:hint="eastAsia"/>
              </w:rPr>
              <w:t>软件功能开发</w:t>
            </w:r>
            <w:bookmarkEnd w:id="1033"/>
            <w:bookmarkEnd w:id="1034"/>
            <w:bookmarkEnd w:id="1035"/>
            <w:bookmarkEnd w:id="1036"/>
            <w:bookmarkEnd w:id="1037"/>
          </w:p>
        </w:tc>
        <w:tc>
          <w:tcPr>
            <w:tcW w:w="4148" w:type="dxa"/>
          </w:tcPr>
          <w:p w14:paraId="25D1BE7D" w14:textId="77777777" w:rsidR="00E240AA" w:rsidRDefault="00985EBA">
            <w:pPr>
              <w:jc w:val="center"/>
              <w:outlineLvl w:val="0"/>
            </w:pPr>
            <w:bookmarkStart w:id="1038" w:name="_Toc27125"/>
            <w:bookmarkStart w:id="1039" w:name="_Toc59721296"/>
            <w:bookmarkStart w:id="1040" w:name="_Toc16534"/>
            <w:bookmarkStart w:id="1041" w:name="_Toc26906"/>
            <w:bookmarkStart w:id="1042" w:name="_Toc14869"/>
            <w:r>
              <w:rPr>
                <w:rFonts w:hint="eastAsia"/>
              </w:rPr>
              <w:t>2</w:t>
            </w:r>
            <w:r>
              <w:t>02</w:t>
            </w:r>
            <w:r>
              <w:rPr>
                <w:rFonts w:hint="eastAsia"/>
              </w:rPr>
              <w:t>1</w:t>
            </w:r>
            <w:r>
              <w:t>.01</w:t>
            </w:r>
            <w:r>
              <w:rPr>
                <w:rFonts w:hint="eastAsia"/>
              </w:rPr>
              <w:t>—</w:t>
            </w:r>
            <w:r>
              <w:t>202</w:t>
            </w:r>
            <w:r>
              <w:rPr>
                <w:rFonts w:hint="eastAsia"/>
              </w:rPr>
              <w:t>1</w:t>
            </w:r>
            <w:r>
              <w:t>.03</w:t>
            </w:r>
            <w:bookmarkEnd w:id="1038"/>
            <w:bookmarkEnd w:id="1039"/>
            <w:bookmarkEnd w:id="1040"/>
            <w:bookmarkEnd w:id="1041"/>
            <w:bookmarkEnd w:id="1042"/>
          </w:p>
        </w:tc>
      </w:tr>
      <w:tr w:rsidR="00E240AA" w14:paraId="712E9339" w14:textId="77777777">
        <w:tc>
          <w:tcPr>
            <w:tcW w:w="4148" w:type="dxa"/>
          </w:tcPr>
          <w:p w14:paraId="6E29AB64" w14:textId="77777777" w:rsidR="00E240AA" w:rsidRDefault="00985EBA">
            <w:pPr>
              <w:jc w:val="center"/>
              <w:outlineLvl w:val="0"/>
            </w:pPr>
            <w:bookmarkStart w:id="1043" w:name="_Toc59721297"/>
            <w:bookmarkStart w:id="1044" w:name="_Toc9026"/>
            <w:bookmarkStart w:id="1045" w:name="_Toc30926"/>
            <w:bookmarkStart w:id="1046" w:name="_Toc7227"/>
            <w:bookmarkStart w:id="1047" w:name="_Toc4357"/>
            <w:r>
              <w:rPr>
                <w:rFonts w:hint="eastAsia"/>
              </w:rPr>
              <w:t>数据库设计</w:t>
            </w:r>
            <w:bookmarkEnd w:id="1043"/>
            <w:bookmarkEnd w:id="1044"/>
            <w:bookmarkEnd w:id="1045"/>
            <w:bookmarkEnd w:id="1046"/>
            <w:bookmarkEnd w:id="1047"/>
          </w:p>
        </w:tc>
        <w:tc>
          <w:tcPr>
            <w:tcW w:w="4148" w:type="dxa"/>
          </w:tcPr>
          <w:p w14:paraId="4FA111A4" w14:textId="77777777" w:rsidR="00E240AA" w:rsidRDefault="00985EBA">
            <w:pPr>
              <w:jc w:val="center"/>
              <w:outlineLvl w:val="0"/>
            </w:pPr>
            <w:bookmarkStart w:id="1048" w:name="_Toc59721298"/>
            <w:bookmarkStart w:id="1049" w:name="_Toc30313"/>
            <w:bookmarkStart w:id="1050" w:name="_Toc7767"/>
            <w:bookmarkStart w:id="1051" w:name="_Toc7403"/>
            <w:bookmarkStart w:id="1052" w:name="_Toc10463"/>
            <w:r>
              <w:rPr>
                <w:rFonts w:hint="eastAsia"/>
              </w:rPr>
              <w:t>2</w:t>
            </w:r>
            <w:r>
              <w:t>02</w:t>
            </w:r>
            <w:r>
              <w:rPr>
                <w:rFonts w:hint="eastAsia"/>
              </w:rPr>
              <w:t>1</w:t>
            </w:r>
            <w:r>
              <w:t>.03</w:t>
            </w:r>
            <w:r>
              <w:rPr>
                <w:rFonts w:hint="eastAsia"/>
              </w:rPr>
              <w:t>—</w:t>
            </w:r>
            <w:r>
              <w:t>202</w:t>
            </w:r>
            <w:r>
              <w:rPr>
                <w:rFonts w:hint="eastAsia"/>
              </w:rPr>
              <w:t>1</w:t>
            </w:r>
            <w:r>
              <w:t>.04</w:t>
            </w:r>
            <w:bookmarkEnd w:id="1048"/>
            <w:bookmarkEnd w:id="1049"/>
            <w:bookmarkEnd w:id="1050"/>
            <w:bookmarkEnd w:id="1051"/>
            <w:bookmarkEnd w:id="1052"/>
          </w:p>
        </w:tc>
      </w:tr>
      <w:tr w:rsidR="00E240AA" w14:paraId="025283F8" w14:textId="77777777">
        <w:tc>
          <w:tcPr>
            <w:tcW w:w="4148" w:type="dxa"/>
          </w:tcPr>
          <w:p w14:paraId="22D2D8F6" w14:textId="77777777" w:rsidR="00E240AA" w:rsidRDefault="00985EBA">
            <w:pPr>
              <w:jc w:val="center"/>
              <w:outlineLvl w:val="0"/>
            </w:pPr>
            <w:bookmarkStart w:id="1053" w:name="_Toc4627"/>
            <w:bookmarkStart w:id="1054" w:name="_Toc27313"/>
            <w:bookmarkStart w:id="1055" w:name="_Toc29921"/>
            <w:bookmarkStart w:id="1056" w:name="_Toc59721299"/>
            <w:bookmarkStart w:id="1057" w:name="_Toc19140"/>
            <w:r>
              <w:rPr>
                <w:rFonts w:hint="eastAsia"/>
              </w:rPr>
              <w:t>软件测试</w:t>
            </w:r>
            <w:bookmarkEnd w:id="1053"/>
            <w:bookmarkEnd w:id="1054"/>
            <w:bookmarkEnd w:id="1055"/>
            <w:bookmarkEnd w:id="1056"/>
            <w:bookmarkEnd w:id="1057"/>
          </w:p>
        </w:tc>
        <w:tc>
          <w:tcPr>
            <w:tcW w:w="4148" w:type="dxa"/>
          </w:tcPr>
          <w:p w14:paraId="0DDA1489" w14:textId="77777777" w:rsidR="00E240AA" w:rsidRDefault="00985EBA">
            <w:pPr>
              <w:jc w:val="center"/>
              <w:outlineLvl w:val="0"/>
            </w:pPr>
            <w:bookmarkStart w:id="1058" w:name="_Toc5472"/>
            <w:bookmarkStart w:id="1059" w:name="_Toc59721300"/>
            <w:bookmarkStart w:id="1060" w:name="_Toc15524"/>
            <w:bookmarkStart w:id="1061" w:name="_Toc29999"/>
            <w:bookmarkStart w:id="1062" w:name="_Toc10855"/>
            <w:r>
              <w:rPr>
                <w:rFonts w:hint="eastAsia"/>
              </w:rPr>
              <w:t>2</w:t>
            </w:r>
            <w:r>
              <w:t>02</w:t>
            </w:r>
            <w:r>
              <w:rPr>
                <w:rFonts w:hint="eastAsia"/>
              </w:rPr>
              <w:t>1</w:t>
            </w:r>
            <w:r>
              <w:t>.04</w:t>
            </w:r>
            <w:r>
              <w:rPr>
                <w:rFonts w:hint="eastAsia"/>
              </w:rPr>
              <w:t>—</w:t>
            </w:r>
            <w:r>
              <w:t>202</w:t>
            </w:r>
            <w:r>
              <w:rPr>
                <w:rFonts w:hint="eastAsia"/>
              </w:rPr>
              <w:t>1</w:t>
            </w:r>
            <w:r>
              <w:t>.05</w:t>
            </w:r>
            <w:bookmarkEnd w:id="1058"/>
            <w:bookmarkEnd w:id="1059"/>
            <w:bookmarkEnd w:id="1060"/>
            <w:bookmarkEnd w:id="1061"/>
            <w:bookmarkEnd w:id="1062"/>
          </w:p>
        </w:tc>
      </w:tr>
    </w:tbl>
    <w:p w14:paraId="329D7D6A" w14:textId="77777777" w:rsidR="00E240AA" w:rsidRDefault="00E240AA">
      <w:pPr>
        <w:outlineLvl w:val="0"/>
        <w:rPr>
          <w:rFonts w:ascii="黑体" w:eastAsia="黑体" w:hAnsi="黑体"/>
          <w:sz w:val="32"/>
          <w:szCs w:val="32"/>
        </w:rPr>
      </w:pPr>
    </w:p>
    <w:p w14:paraId="5EE10774" w14:textId="77777777" w:rsidR="00E240AA" w:rsidRDefault="00985EBA">
      <w:pPr>
        <w:outlineLvl w:val="0"/>
        <w:rPr>
          <w:rFonts w:ascii="黑体" w:eastAsia="黑体" w:hAnsi="黑体"/>
          <w:sz w:val="32"/>
          <w:szCs w:val="32"/>
        </w:rPr>
      </w:pPr>
      <w:bookmarkStart w:id="1063" w:name="_Toc54018402"/>
      <w:bookmarkStart w:id="1064" w:name="_Toc30327"/>
      <w:r>
        <w:rPr>
          <w:rFonts w:ascii="黑体" w:eastAsia="黑体" w:hAnsi="黑体"/>
          <w:sz w:val="32"/>
          <w:szCs w:val="32"/>
        </w:rPr>
        <w:lastRenderedPageBreak/>
        <w:t>7</w:t>
      </w:r>
      <w:r>
        <w:rPr>
          <w:rFonts w:ascii="黑体" w:eastAsia="黑体" w:hAnsi="黑体" w:hint="eastAsia"/>
          <w:sz w:val="32"/>
          <w:szCs w:val="32"/>
        </w:rPr>
        <w:t>.出错处理及维护</w:t>
      </w:r>
      <w:bookmarkEnd w:id="1063"/>
      <w:bookmarkEnd w:id="1064"/>
    </w:p>
    <w:p w14:paraId="79E7C39B" w14:textId="77777777" w:rsidR="00E240AA" w:rsidRDefault="00985EBA">
      <w:pPr>
        <w:outlineLvl w:val="1"/>
        <w:rPr>
          <w:rFonts w:ascii="黑体" w:eastAsia="黑体" w:hAnsi="黑体"/>
          <w:sz w:val="30"/>
          <w:szCs w:val="30"/>
        </w:rPr>
      </w:pPr>
      <w:bookmarkStart w:id="1065" w:name="_Toc54018403"/>
      <w:bookmarkStart w:id="1066" w:name="_Toc24714"/>
      <w:r>
        <w:rPr>
          <w:rFonts w:ascii="黑体" w:eastAsia="黑体" w:hAnsi="黑体"/>
          <w:sz w:val="30"/>
          <w:szCs w:val="30"/>
        </w:rPr>
        <w:t>7</w:t>
      </w:r>
      <w:r>
        <w:rPr>
          <w:rFonts w:ascii="黑体" w:eastAsia="黑体" w:hAnsi="黑体" w:hint="eastAsia"/>
          <w:sz w:val="30"/>
          <w:szCs w:val="30"/>
        </w:rPr>
        <w:t>.1</w:t>
      </w:r>
      <w:r>
        <w:rPr>
          <w:rFonts w:ascii="黑体" w:eastAsia="黑体" w:hAnsi="黑体"/>
          <w:sz w:val="30"/>
          <w:szCs w:val="30"/>
        </w:rPr>
        <w:t xml:space="preserve"> </w:t>
      </w:r>
      <w:r>
        <w:rPr>
          <w:rFonts w:ascii="黑体" w:eastAsia="黑体" w:hAnsi="黑体" w:hint="eastAsia"/>
          <w:sz w:val="30"/>
          <w:szCs w:val="30"/>
        </w:rPr>
        <w:t>出错信息</w:t>
      </w:r>
      <w:bookmarkEnd w:id="1065"/>
      <w:bookmarkEnd w:id="1066"/>
    </w:p>
    <w:p w14:paraId="4B4802AD" w14:textId="77777777" w:rsidR="00E240AA" w:rsidRDefault="00985EBA">
      <w:pPr>
        <w:ind w:firstLine="480"/>
      </w:pPr>
      <w:bookmarkStart w:id="1067" w:name="_Toc27986457"/>
      <w:bookmarkStart w:id="1068" w:name="_Toc202085052"/>
      <w:r>
        <w:t>用一览表列出本系统各种可能出错或故障的信息形式及其含义</w:t>
      </w:r>
      <w:r>
        <w:rPr>
          <w:b/>
        </w:rPr>
        <w:t>。</w:t>
      </w:r>
      <w:bookmarkEnd w:id="1067"/>
      <w:bookmarkEnd w:id="1068"/>
    </w:p>
    <w:p w14:paraId="249B79F2" w14:textId="77777777" w:rsidR="00E240AA" w:rsidRDefault="00985EBA">
      <w:pPr>
        <w:outlineLvl w:val="1"/>
        <w:rPr>
          <w:rFonts w:ascii="黑体" w:eastAsia="黑体" w:hAnsi="黑体"/>
          <w:sz w:val="30"/>
          <w:szCs w:val="30"/>
        </w:rPr>
      </w:pPr>
      <w:bookmarkStart w:id="1069" w:name="_Toc54018404"/>
      <w:bookmarkStart w:id="1070" w:name="_Toc18939"/>
      <w:r>
        <w:rPr>
          <w:rFonts w:ascii="黑体" w:eastAsia="黑体" w:hAnsi="黑体"/>
          <w:sz w:val="30"/>
          <w:szCs w:val="30"/>
        </w:rPr>
        <w:t>7</w:t>
      </w:r>
      <w:r>
        <w:rPr>
          <w:rFonts w:ascii="黑体" w:eastAsia="黑体" w:hAnsi="黑体" w:hint="eastAsia"/>
          <w:sz w:val="30"/>
          <w:szCs w:val="30"/>
        </w:rPr>
        <w:t>.2补救措施</w:t>
      </w:r>
      <w:bookmarkEnd w:id="1069"/>
      <w:bookmarkEnd w:id="1070"/>
    </w:p>
    <w:p w14:paraId="7BA1FD3F" w14:textId="77777777" w:rsidR="00E240AA" w:rsidRDefault="00985EBA">
      <w:bookmarkStart w:id="1071" w:name="_Toc54018405"/>
      <w:r>
        <w:t>说明系统故障出现后可能采取的变通措施，包括：</w:t>
      </w:r>
      <w:r>
        <w:t>   </w:t>
      </w:r>
      <w:r>
        <w:br/>
        <w:t>   a.   </w:t>
      </w:r>
      <w:r>
        <w:t>后备技术</w:t>
      </w:r>
      <w:r>
        <w:t>——</w:t>
      </w:r>
      <w:r>
        <w:t>当系统原始数据一旦丢失时，启用副本的建立和启动技术；</w:t>
      </w:r>
      <w:r>
        <w:t>   </w:t>
      </w:r>
      <w:r>
        <w:br/>
        <w:t>    b.   </w:t>
      </w:r>
      <w:r>
        <w:t>降效技术</w:t>
      </w:r>
      <w:r>
        <w:t>——</w:t>
      </w:r>
      <w:r>
        <w:t>使用另一效率稍低的方法以求得所需结果的某些部份，如手工操作和人工记录数据；</w:t>
      </w:r>
      <w:r>
        <w:t>   </w:t>
      </w:r>
      <w:r>
        <w:br/>
        <w:t>    c.   </w:t>
      </w:r>
      <w:r>
        <w:t>恢复及再启动技术</w:t>
      </w:r>
      <w:r>
        <w:t>——</w:t>
      </w:r>
      <w:r>
        <w:t>让系统从故障点恢复执行或系统从新启动运行的方法等。</w:t>
      </w:r>
      <w:bookmarkEnd w:id="1071"/>
    </w:p>
    <w:p w14:paraId="107D4CE8" w14:textId="77777777" w:rsidR="00E240AA" w:rsidRDefault="00985EBA">
      <w:pPr>
        <w:outlineLvl w:val="1"/>
        <w:rPr>
          <w:rFonts w:ascii="黑体" w:eastAsia="黑体" w:hAnsi="黑体"/>
          <w:sz w:val="30"/>
          <w:szCs w:val="30"/>
        </w:rPr>
      </w:pPr>
      <w:bookmarkStart w:id="1072" w:name="_Toc54018406"/>
      <w:bookmarkStart w:id="1073" w:name="_Toc8025"/>
      <w:r>
        <w:rPr>
          <w:rFonts w:ascii="黑体" w:eastAsia="黑体" w:hAnsi="黑体"/>
          <w:sz w:val="30"/>
          <w:szCs w:val="30"/>
        </w:rPr>
        <w:t>7</w:t>
      </w:r>
      <w:r>
        <w:rPr>
          <w:rFonts w:ascii="黑体" w:eastAsia="黑体" w:hAnsi="黑体" w:hint="eastAsia"/>
          <w:sz w:val="30"/>
          <w:szCs w:val="30"/>
        </w:rPr>
        <w:t>.3系统维护</w:t>
      </w:r>
      <w:bookmarkEnd w:id="1072"/>
      <w:bookmarkEnd w:id="1073"/>
    </w:p>
    <w:p w14:paraId="31FC0CDD" w14:textId="77777777" w:rsidR="00E240AA" w:rsidRDefault="00985EBA">
      <w:pPr>
        <w:ind w:firstLine="480"/>
      </w:pPr>
      <w:r>
        <w:t>说明专门安排用于系统检测与维护的检测点和系统检测维护的专用模块等。</w:t>
      </w:r>
    </w:p>
    <w:p w14:paraId="2D86570C" w14:textId="77777777" w:rsidR="00E240AA" w:rsidRDefault="00E240AA">
      <w:pPr>
        <w:ind w:firstLine="480"/>
      </w:pPr>
    </w:p>
    <w:p w14:paraId="15C63C42" w14:textId="77777777" w:rsidR="00E240AA" w:rsidRDefault="00E240AA">
      <w:pPr>
        <w:ind w:left="780"/>
        <w:outlineLvl w:val="1"/>
      </w:pPr>
    </w:p>
    <w:p w14:paraId="71025BBB" w14:textId="77777777" w:rsidR="00E240AA" w:rsidRDefault="00E240AA">
      <w:pPr>
        <w:ind w:left="780"/>
        <w:outlineLvl w:val="1"/>
      </w:pPr>
    </w:p>
    <w:p w14:paraId="02861823" w14:textId="77777777" w:rsidR="00E240AA" w:rsidRDefault="00E240AA">
      <w:pPr>
        <w:ind w:left="780"/>
        <w:outlineLvl w:val="1"/>
      </w:pPr>
    </w:p>
    <w:p w14:paraId="6D58AC49" w14:textId="77777777" w:rsidR="00E240AA" w:rsidRDefault="00E240AA">
      <w:pPr>
        <w:ind w:left="780"/>
        <w:outlineLvl w:val="1"/>
      </w:pPr>
    </w:p>
    <w:p w14:paraId="7DD667DA" w14:textId="77777777" w:rsidR="00E240AA" w:rsidRDefault="00E240AA">
      <w:pPr>
        <w:ind w:left="780"/>
        <w:outlineLvl w:val="1"/>
      </w:pPr>
    </w:p>
    <w:p w14:paraId="255B065D" w14:textId="77777777" w:rsidR="00E240AA" w:rsidRDefault="00E240AA">
      <w:pPr>
        <w:jc w:val="center"/>
      </w:pPr>
    </w:p>
    <w:p w14:paraId="300FF47A" w14:textId="77777777" w:rsidR="00E240AA" w:rsidRDefault="00E240AA">
      <w:pPr>
        <w:ind w:firstLine="480"/>
        <w:jc w:val="left"/>
      </w:pPr>
    </w:p>
    <w:sectPr w:rsidR="00E240AA" w:rsidSect="00FF4126">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87DBA" w14:textId="77777777" w:rsidR="00DE1BA8" w:rsidRDefault="00DE1BA8">
      <w:pPr>
        <w:spacing w:line="240" w:lineRule="auto"/>
      </w:pPr>
      <w:r>
        <w:separator/>
      </w:r>
    </w:p>
  </w:endnote>
  <w:endnote w:type="continuationSeparator" w:id="0">
    <w:p w14:paraId="794EA9AE" w14:textId="77777777" w:rsidR="00DE1BA8" w:rsidRDefault="00DE1B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56541" w14:textId="77777777" w:rsidR="00985EBA" w:rsidRDefault="00985EBA">
    <w:pPr>
      <w:pStyle w:val="a8"/>
    </w:pPr>
    <w:r>
      <w:rPr>
        <w:noProof/>
      </w:rPr>
      <mc:AlternateContent>
        <mc:Choice Requires="wps">
          <w:drawing>
            <wp:anchor distT="0" distB="0" distL="114300" distR="114300" simplePos="0" relativeHeight="251661312" behindDoc="0" locked="0" layoutInCell="1" allowOverlap="1" wp14:anchorId="376DA417" wp14:editId="043CE17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FDE077" w14:textId="77777777" w:rsidR="00985EBA" w:rsidRDefault="00985EBA">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6DA417" id="_x0000_t202" coordsize="21600,21600" o:spt="202" path="m,l,21600r21600,l21600,xe">
              <v:stroke joinstyle="miter"/>
              <v:path gradientshapeok="t" o:connecttype="rect"/>
            </v:shapetype>
            <v:shape id="文本框 2"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14:paraId="1DFDE077" w14:textId="77777777" w:rsidR="00985EBA" w:rsidRDefault="00985EBA">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50932"/>
      <w:docPartObj>
        <w:docPartGallery w:val="Page Numbers (Bottom of Page)"/>
        <w:docPartUnique/>
      </w:docPartObj>
    </w:sdtPr>
    <w:sdtEndPr/>
    <w:sdtContent>
      <w:p w14:paraId="2E889824" w14:textId="6D70BE94" w:rsidR="00B14D07" w:rsidRDefault="00B14D07">
        <w:pPr>
          <w:pStyle w:val="a8"/>
          <w:ind w:left="480"/>
          <w:jc w:val="center"/>
        </w:pPr>
        <w:r>
          <w:fldChar w:fldCharType="begin"/>
        </w:r>
        <w:r>
          <w:instrText>PAGE   \* MERGEFORMAT</w:instrText>
        </w:r>
        <w:r>
          <w:fldChar w:fldCharType="separate"/>
        </w:r>
        <w:r>
          <w:rPr>
            <w:lang w:val="zh-CN"/>
          </w:rPr>
          <w:t>2</w:t>
        </w:r>
        <w:r>
          <w:fldChar w:fldCharType="end"/>
        </w:r>
      </w:p>
    </w:sdtContent>
  </w:sdt>
  <w:p w14:paraId="2501BA18" w14:textId="0C442D4C" w:rsidR="00985EBA" w:rsidRDefault="00985EB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6ECA0" w14:textId="77777777" w:rsidR="00DE1BA8" w:rsidRDefault="00DE1BA8">
      <w:pPr>
        <w:spacing w:line="240" w:lineRule="auto"/>
      </w:pPr>
      <w:r>
        <w:separator/>
      </w:r>
    </w:p>
  </w:footnote>
  <w:footnote w:type="continuationSeparator" w:id="0">
    <w:p w14:paraId="4DFC363D" w14:textId="77777777" w:rsidR="00DE1BA8" w:rsidRDefault="00DE1B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846C55"/>
    <w:multiLevelType w:val="singleLevel"/>
    <w:tmpl w:val="9D846C55"/>
    <w:lvl w:ilvl="0">
      <w:start w:val="1"/>
      <w:numFmt w:val="decimal"/>
      <w:suff w:val="nothing"/>
      <w:lvlText w:val="%1）"/>
      <w:lvlJc w:val="left"/>
      <w:pPr>
        <w:ind w:left="720" w:firstLine="0"/>
      </w:pPr>
    </w:lvl>
  </w:abstractNum>
  <w:abstractNum w:abstractNumId="1" w15:restartNumberingAfterBreak="0">
    <w:nsid w:val="A7D0B979"/>
    <w:multiLevelType w:val="singleLevel"/>
    <w:tmpl w:val="A7D0B979"/>
    <w:lvl w:ilvl="0">
      <w:start w:val="1"/>
      <w:numFmt w:val="decimal"/>
      <w:suff w:val="nothing"/>
      <w:lvlText w:val="（%1）"/>
      <w:lvlJc w:val="left"/>
    </w:lvl>
  </w:abstractNum>
  <w:abstractNum w:abstractNumId="2" w15:restartNumberingAfterBreak="0">
    <w:nsid w:val="4D1D1DFB"/>
    <w:multiLevelType w:val="multilevel"/>
    <w:tmpl w:val="4D1D1DF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64283562"/>
    <w:multiLevelType w:val="singleLevel"/>
    <w:tmpl w:val="64283562"/>
    <w:lvl w:ilvl="0">
      <w:start w:val="3"/>
      <w:numFmt w:val="decimal"/>
      <w:suff w:val="nothing"/>
      <w:lvlText w:val="%1）"/>
      <w:lvlJc w:val="left"/>
    </w:lvl>
  </w:abstractNum>
  <w:abstractNum w:abstractNumId="4" w15:restartNumberingAfterBreak="0">
    <w:nsid w:val="68D3223A"/>
    <w:multiLevelType w:val="multilevel"/>
    <w:tmpl w:val="68D3223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4"/>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张丹">
    <w15:presenceInfo w15:providerId="Windows Live" w15:userId="b753c23d9d506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0F6"/>
    <w:rsid w:val="000116D3"/>
    <w:rsid w:val="00045861"/>
    <w:rsid w:val="00061077"/>
    <w:rsid w:val="000647BB"/>
    <w:rsid w:val="00067E5F"/>
    <w:rsid w:val="00070D79"/>
    <w:rsid w:val="00085678"/>
    <w:rsid w:val="00085805"/>
    <w:rsid w:val="000E3E43"/>
    <w:rsid w:val="001174B7"/>
    <w:rsid w:val="001377A9"/>
    <w:rsid w:val="00142323"/>
    <w:rsid w:val="001744EC"/>
    <w:rsid w:val="00196779"/>
    <w:rsid w:val="001B51A8"/>
    <w:rsid w:val="001C0766"/>
    <w:rsid w:val="001D3B6E"/>
    <w:rsid w:val="001D4A3B"/>
    <w:rsid w:val="001E0280"/>
    <w:rsid w:val="001F7476"/>
    <w:rsid w:val="00201F14"/>
    <w:rsid w:val="002160F6"/>
    <w:rsid w:val="0022352C"/>
    <w:rsid w:val="002374C2"/>
    <w:rsid w:val="0024258D"/>
    <w:rsid w:val="0024395A"/>
    <w:rsid w:val="00261728"/>
    <w:rsid w:val="002625FB"/>
    <w:rsid w:val="00280886"/>
    <w:rsid w:val="002825D7"/>
    <w:rsid w:val="002B4C63"/>
    <w:rsid w:val="0030463E"/>
    <w:rsid w:val="00317A7F"/>
    <w:rsid w:val="0032736E"/>
    <w:rsid w:val="003279E8"/>
    <w:rsid w:val="00336184"/>
    <w:rsid w:val="003418A6"/>
    <w:rsid w:val="00351035"/>
    <w:rsid w:val="00361F15"/>
    <w:rsid w:val="0036377D"/>
    <w:rsid w:val="00383EDB"/>
    <w:rsid w:val="00397336"/>
    <w:rsid w:val="003A646F"/>
    <w:rsid w:val="003B2063"/>
    <w:rsid w:val="003B5954"/>
    <w:rsid w:val="003C0E50"/>
    <w:rsid w:val="003D355C"/>
    <w:rsid w:val="003D5696"/>
    <w:rsid w:val="003E6150"/>
    <w:rsid w:val="00410A72"/>
    <w:rsid w:val="00411BFC"/>
    <w:rsid w:val="00425855"/>
    <w:rsid w:val="00451B33"/>
    <w:rsid w:val="00452AE7"/>
    <w:rsid w:val="00461D03"/>
    <w:rsid w:val="00497423"/>
    <w:rsid w:val="004B0650"/>
    <w:rsid w:val="004E1A4B"/>
    <w:rsid w:val="004F5A63"/>
    <w:rsid w:val="00501EAF"/>
    <w:rsid w:val="00510245"/>
    <w:rsid w:val="005113A0"/>
    <w:rsid w:val="00520873"/>
    <w:rsid w:val="00572BED"/>
    <w:rsid w:val="00577A1E"/>
    <w:rsid w:val="005A3E14"/>
    <w:rsid w:val="005B0B8E"/>
    <w:rsid w:val="005C4750"/>
    <w:rsid w:val="005D773D"/>
    <w:rsid w:val="005F06BC"/>
    <w:rsid w:val="005F247A"/>
    <w:rsid w:val="00615926"/>
    <w:rsid w:val="00642978"/>
    <w:rsid w:val="00650D10"/>
    <w:rsid w:val="00655519"/>
    <w:rsid w:val="00661E76"/>
    <w:rsid w:val="00682CB2"/>
    <w:rsid w:val="006835D8"/>
    <w:rsid w:val="00695147"/>
    <w:rsid w:val="006A3CAD"/>
    <w:rsid w:val="006C2AD0"/>
    <w:rsid w:val="006C5B73"/>
    <w:rsid w:val="006D57AE"/>
    <w:rsid w:val="006F4667"/>
    <w:rsid w:val="00703E3B"/>
    <w:rsid w:val="0071238B"/>
    <w:rsid w:val="00712763"/>
    <w:rsid w:val="00716D44"/>
    <w:rsid w:val="0072306D"/>
    <w:rsid w:val="00724582"/>
    <w:rsid w:val="00724F15"/>
    <w:rsid w:val="00762231"/>
    <w:rsid w:val="00781687"/>
    <w:rsid w:val="00786D0E"/>
    <w:rsid w:val="00794881"/>
    <w:rsid w:val="007A5229"/>
    <w:rsid w:val="007C0843"/>
    <w:rsid w:val="007C0FC2"/>
    <w:rsid w:val="007C232C"/>
    <w:rsid w:val="007C67E9"/>
    <w:rsid w:val="007E2D95"/>
    <w:rsid w:val="008212AA"/>
    <w:rsid w:val="00833383"/>
    <w:rsid w:val="0084092B"/>
    <w:rsid w:val="00871710"/>
    <w:rsid w:val="00873DA3"/>
    <w:rsid w:val="00874D09"/>
    <w:rsid w:val="00882F18"/>
    <w:rsid w:val="0088726F"/>
    <w:rsid w:val="008876F9"/>
    <w:rsid w:val="00893C6A"/>
    <w:rsid w:val="00894450"/>
    <w:rsid w:val="008B7B5F"/>
    <w:rsid w:val="008C5FF8"/>
    <w:rsid w:val="008D1D79"/>
    <w:rsid w:val="008D243E"/>
    <w:rsid w:val="008D6792"/>
    <w:rsid w:val="008D7729"/>
    <w:rsid w:val="008E6A90"/>
    <w:rsid w:val="008F3E9E"/>
    <w:rsid w:val="00921691"/>
    <w:rsid w:val="009605A6"/>
    <w:rsid w:val="00960A46"/>
    <w:rsid w:val="00985EBA"/>
    <w:rsid w:val="009C51E7"/>
    <w:rsid w:val="009E3DFF"/>
    <w:rsid w:val="009E5D01"/>
    <w:rsid w:val="009E6515"/>
    <w:rsid w:val="009F66BB"/>
    <w:rsid w:val="00A13B26"/>
    <w:rsid w:val="00A33C0F"/>
    <w:rsid w:val="00A51143"/>
    <w:rsid w:val="00A5319C"/>
    <w:rsid w:val="00A6496A"/>
    <w:rsid w:val="00A750F3"/>
    <w:rsid w:val="00A76EA1"/>
    <w:rsid w:val="00A87677"/>
    <w:rsid w:val="00A9157D"/>
    <w:rsid w:val="00A931F3"/>
    <w:rsid w:val="00AC66C7"/>
    <w:rsid w:val="00B01849"/>
    <w:rsid w:val="00B14D07"/>
    <w:rsid w:val="00B23AD6"/>
    <w:rsid w:val="00B309B9"/>
    <w:rsid w:val="00B3269A"/>
    <w:rsid w:val="00B722FF"/>
    <w:rsid w:val="00BB685E"/>
    <w:rsid w:val="00BC41D7"/>
    <w:rsid w:val="00BC595D"/>
    <w:rsid w:val="00BD6E7B"/>
    <w:rsid w:val="00BE2536"/>
    <w:rsid w:val="00BF13C5"/>
    <w:rsid w:val="00C02135"/>
    <w:rsid w:val="00C030B7"/>
    <w:rsid w:val="00C125D4"/>
    <w:rsid w:val="00C42E06"/>
    <w:rsid w:val="00C536CA"/>
    <w:rsid w:val="00C66442"/>
    <w:rsid w:val="00C67492"/>
    <w:rsid w:val="00C752BC"/>
    <w:rsid w:val="00C915A2"/>
    <w:rsid w:val="00CE7920"/>
    <w:rsid w:val="00D031C6"/>
    <w:rsid w:val="00D3173E"/>
    <w:rsid w:val="00D63B4A"/>
    <w:rsid w:val="00D67510"/>
    <w:rsid w:val="00D81C26"/>
    <w:rsid w:val="00DC17BE"/>
    <w:rsid w:val="00DC3FD9"/>
    <w:rsid w:val="00DD4434"/>
    <w:rsid w:val="00DD4BF5"/>
    <w:rsid w:val="00DD4C2B"/>
    <w:rsid w:val="00DE1BA8"/>
    <w:rsid w:val="00DE2131"/>
    <w:rsid w:val="00DE3156"/>
    <w:rsid w:val="00DE6555"/>
    <w:rsid w:val="00E008FE"/>
    <w:rsid w:val="00E240AA"/>
    <w:rsid w:val="00E528EB"/>
    <w:rsid w:val="00E615B1"/>
    <w:rsid w:val="00E805E1"/>
    <w:rsid w:val="00E83A31"/>
    <w:rsid w:val="00EB04E9"/>
    <w:rsid w:val="00EB5176"/>
    <w:rsid w:val="00EE5DFD"/>
    <w:rsid w:val="00EF3BF0"/>
    <w:rsid w:val="00EF4D7B"/>
    <w:rsid w:val="00F0388D"/>
    <w:rsid w:val="00F0560F"/>
    <w:rsid w:val="00F1516C"/>
    <w:rsid w:val="00F26459"/>
    <w:rsid w:val="00F31E68"/>
    <w:rsid w:val="00F51F1D"/>
    <w:rsid w:val="00F555C9"/>
    <w:rsid w:val="00F61D76"/>
    <w:rsid w:val="00F63CD6"/>
    <w:rsid w:val="00F76CFB"/>
    <w:rsid w:val="00F81F42"/>
    <w:rsid w:val="00F87E89"/>
    <w:rsid w:val="00F927F5"/>
    <w:rsid w:val="00FA088A"/>
    <w:rsid w:val="00FD3D3A"/>
    <w:rsid w:val="00FE0E1C"/>
    <w:rsid w:val="00FF0B26"/>
    <w:rsid w:val="00FF4126"/>
    <w:rsid w:val="02324005"/>
    <w:rsid w:val="08642ECF"/>
    <w:rsid w:val="09951ED2"/>
    <w:rsid w:val="0AB60909"/>
    <w:rsid w:val="0D696DDF"/>
    <w:rsid w:val="0E0C70BD"/>
    <w:rsid w:val="0F842837"/>
    <w:rsid w:val="0F8C1488"/>
    <w:rsid w:val="10913AC6"/>
    <w:rsid w:val="135E2903"/>
    <w:rsid w:val="156057DD"/>
    <w:rsid w:val="1823696E"/>
    <w:rsid w:val="1A504B9E"/>
    <w:rsid w:val="1B643F5A"/>
    <w:rsid w:val="1B6706FB"/>
    <w:rsid w:val="1BD02617"/>
    <w:rsid w:val="1CAE166A"/>
    <w:rsid w:val="2079172C"/>
    <w:rsid w:val="210E7E3A"/>
    <w:rsid w:val="22874737"/>
    <w:rsid w:val="22FC5B90"/>
    <w:rsid w:val="232C43C7"/>
    <w:rsid w:val="2B792559"/>
    <w:rsid w:val="2BA83B98"/>
    <w:rsid w:val="2C361D1D"/>
    <w:rsid w:val="2C70709E"/>
    <w:rsid w:val="2F4C1978"/>
    <w:rsid w:val="2F8F5453"/>
    <w:rsid w:val="30354302"/>
    <w:rsid w:val="31582327"/>
    <w:rsid w:val="320E4B02"/>
    <w:rsid w:val="332573A7"/>
    <w:rsid w:val="33824641"/>
    <w:rsid w:val="355C1761"/>
    <w:rsid w:val="368A4537"/>
    <w:rsid w:val="3ABB06C5"/>
    <w:rsid w:val="3AE623BE"/>
    <w:rsid w:val="3CFF6034"/>
    <w:rsid w:val="3EA93300"/>
    <w:rsid w:val="40713FF2"/>
    <w:rsid w:val="409507F8"/>
    <w:rsid w:val="41EA41F8"/>
    <w:rsid w:val="421A5BBA"/>
    <w:rsid w:val="433C57B6"/>
    <w:rsid w:val="454D426E"/>
    <w:rsid w:val="45737D1C"/>
    <w:rsid w:val="497E4806"/>
    <w:rsid w:val="4E3242A7"/>
    <w:rsid w:val="4F5C0CA7"/>
    <w:rsid w:val="5123252C"/>
    <w:rsid w:val="522F4733"/>
    <w:rsid w:val="53C054B3"/>
    <w:rsid w:val="55A14FE0"/>
    <w:rsid w:val="56714C50"/>
    <w:rsid w:val="5798705C"/>
    <w:rsid w:val="586E00F9"/>
    <w:rsid w:val="58DA1B81"/>
    <w:rsid w:val="58EE5B9D"/>
    <w:rsid w:val="598A55E5"/>
    <w:rsid w:val="59BC7316"/>
    <w:rsid w:val="5C943375"/>
    <w:rsid w:val="5DC7395E"/>
    <w:rsid w:val="5DCA5E59"/>
    <w:rsid w:val="5DEC6A90"/>
    <w:rsid w:val="5F4D19DC"/>
    <w:rsid w:val="5F945F51"/>
    <w:rsid w:val="61151B14"/>
    <w:rsid w:val="61E41BA6"/>
    <w:rsid w:val="61EF51CE"/>
    <w:rsid w:val="62666FC4"/>
    <w:rsid w:val="65674ED0"/>
    <w:rsid w:val="65C202CB"/>
    <w:rsid w:val="6A9F2B3A"/>
    <w:rsid w:val="6BA40C74"/>
    <w:rsid w:val="6DFA63A0"/>
    <w:rsid w:val="6E1608CF"/>
    <w:rsid w:val="6E2C1B6E"/>
    <w:rsid w:val="70114ACA"/>
    <w:rsid w:val="70AF30D0"/>
    <w:rsid w:val="717979AF"/>
    <w:rsid w:val="73C35DF9"/>
    <w:rsid w:val="7453486D"/>
    <w:rsid w:val="74BA17E3"/>
    <w:rsid w:val="75214CC5"/>
    <w:rsid w:val="778A63B4"/>
    <w:rsid w:val="77CD74C4"/>
    <w:rsid w:val="780012F5"/>
    <w:rsid w:val="7834594E"/>
    <w:rsid w:val="78A85677"/>
    <w:rsid w:val="78D6223F"/>
    <w:rsid w:val="78FD435A"/>
    <w:rsid w:val="791E1621"/>
    <w:rsid w:val="797D4516"/>
    <w:rsid w:val="7ACC0D00"/>
    <w:rsid w:val="7ADA2BB4"/>
    <w:rsid w:val="7DFC0758"/>
    <w:rsid w:val="7E053287"/>
    <w:rsid w:val="7E6240E2"/>
    <w:rsid w:val="7EC65BB8"/>
    <w:rsid w:val="7F782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507BF"/>
  <w15:docId w15:val="{75053205-32B8-4446-AD28-9035319DA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jc w:val="both"/>
    </w:pPr>
    <w:rPr>
      <w:rFonts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spacing w:line="240" w:lineRule="auto"/>
      <w:ind w:leftChars="1200" w:left="2520"/>
    </w:pPr>
    <w:rPr>
      <w:rFonts w:asciiTheme="minorHAnsi" w:eastAsiaTheme="minorEastAsia" w:hAnsiTheme="minorHAnsi"/>
      <w:sz w:val="21"/>
    </w:rPr>
  </w:style>
  <w:style w:type="paragraph" w:styleId="a3">
    <w:name w:val="Normal Indent"/>
    <w:basedOn w:val="a"/>
    <w:qFormat/>
    <w:pPr>
      <w:spacing w:line="240" w:lineRule="auto"/>
    </w:pPr>
    <w:rPr>
      <w:rFonts w:cs="Times New Roman"/>
      <w:sz w:val="21"/>
      <w:szCs w:val="24"/>
    </w:rPr>
  </w:style>
  <w:style w:type="paragraph" w:styleId="a4">
    <w:name w:val="annotation text"/>
    <w:basedOn w:val="a"/>
    <w:link w:val="a5"/>
    <w:uiPriority w:val="99"/>
    <w:semiHidden/>
    <w:unhideWhenUsed/>
    <w:qFormat/>
    <w:pPr>
      <w:jc w:val="left"/>
    </w:pPr>
  </w:style>
  <w:style w:type="paragraph" w:styleId="TOC5">
    <w:name w:val="toc 5"/>
    <w:basedOn w:val="a"/>
    <w:next w:val="a"/>
    <w:uiPriority w:val="39"/>
    <w:unhideWhenUsed/>
    <w:qFormat/>
    <w:pPr>
      <w:spacing w:line="240" w:lineRule="auto"/>
      <w:ind w:leftChars="800" w:left="1680"/>
    </w:pPr>
    <w:rPr>
      <w:rFonts w:asciiTheme="minorHAnsi" w:eastAsiaTheme="minorEastAsia" w:hAnsiTheme="minorHAnsi"/>
      <w:sz w:val="21"/>
    </w:r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spacing w:line="240" w:lineRule="auto"/>
      <w:ind w:leftChars="1400" w:left="2940"/>
    </w:pPr>
    <w:rPr>
      <w:rFonts w:asciiTheme="minorHAnsi" w:eastAsiaTheme="minorEastAsia" w:hAnsiTheme="minorHAnsi"/>
      <w:sz w:val="21"/>
    </w:rPr>
  </w:style>
  <w:style w:type="paragraph" w:styleId="a6">
    <w:name w:val="Balloon Text"/>
    <w:basedOn w:val="a"/>
    <w:link w:val="a7"/>
    <w:uiPriority w:val="99"/>
    <w:semiHidden/>
    <w:unhideWhenUsed/>
    <w:qFormat/>
    <w:pPr>
      <w:spacing w:line="240" w:lineRule="auto"/>
    </w:pPr>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spacing w:line="240" w:lineRule="auto"/>
      <w:ind w:leftChars="600" w:left="1260"/>
    </w:pPr>
    <w:rPr>
      <w:rFonts w:asciiTheme="minorHAnsi" w:eastAsiaTheme="minorEastAsia" w:hAnsiTheme="minorHAnsi"/>
      <w:sz w:val="21"/>
    </w:rPr>
  </w:style>
  <w:style w:type="paragraph" w:styleId="TOC6">
    <w:name w:val="toc 6"/>
    <w:basedOn w:val="a"/>
    <w:next w:val="a"/>
    <w:uiPriority w:val="39"/>
    <w:unhideWhenUsed/>
    <w:qFormat/>
    <w:pPr>
      <w:spacing w:line="240" w:lineRule="auto"/>
      <w:ind w:leftChars="1000" w:left="2100"/>
    </w:pPr>
    <w:rPr>
      <w:rFonts w:asciiTheme="minorHAnsi" w:eastAsiaTheme="minorEastAsia" w:hAnsiTheme="minorHAnsi"/>
      <w:sz w:val="21"/>
    </w:r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spacing w:line="240" w:lineRule="auto"/>
      <w:ind w:leftChars="1600" w:left="3360"/>
    </w:pPr>
    <w:rPr>
      <w:rFonts w:asciiTheme="minorHAnsi" w:eastAsiaTheme="minorEastAsia" w:hAnsiTheme="minorHAnsi"/>
      <w:sz w:val="21"/>
    </w:rPr>
  </w:style>
  <w:style w:type="paragraph" w:styleId="ac">
    <w:name w:val="Normal (Web)"/>
    <w:basedOn w:val="a"/>
    <w:uiPriority w:val="99"/>
    <w:semiHidden/>
    <w:unhideWhenUsed/>
    <w:qFormat/>
    <w:pPr>
      <w:widowControl/>
      <w:spacing w:before="100" w:beforeAutospacing="1" w:after="100" w:afterAutospacing="1" w:line="240" w:lineRule="auto"/>
      <w:jc w:val="left"/>
    </w:pPr>
    <w:rPr>
      <w:rFonts w:ascii="宋体" w:hAnsi="宋体" w:cs="宋体"/>
      <w:kern w:val="0"/>
      <w:szCs w:val="24"/>
    </w:rPr>
  </w:style>
  <w:style w:type="paragraph" w:styleId="ad">
    <w:name w:val="Title"/>
    <w:basedOn w:val="a"/>
    <w:next w:val="a"/>
    <w:link w:val="ae"/>
    <w:qFormat/>
    <w:pPr>
      <w:jc w:val="center"/>
    </w:pPr>
    <w:rPr>
      <w:rFonts w:ascii="宋体" w:cs="Times New Roman"/>
      <w:b/>
      <w:snapToGrid w:val="0"/>
      <w:kern w:val="0"/>
      <w:sz w:val="36"/>
      <w:szCs w:val="20"/>
    </w:rPr>
  </w:style>
  <w:style w:type="paragraph" w:styleId="af">
    <w:name w:val="annotation subject"/>
    <w:basedOn w:val="a4"/>
    <w:next w:val="a4"/>
    <w:link w:val="af0"/>
    <w:uiPriority w:val="99"/>
    <w:semiHidden/>
    <w:unhideWhenUsed/>
    <w:qFormat/>
    <w:rPr>
      <w:b/>
      <w:bCs/>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563C1" w:themeColor="hyperlink"/>
      <w:u w:val="single"/>
    </w:rPr>
  </w:style>
  <w:style w:type="character" w:styleId="af3">
    <w:name w:val="annotation reference"/>
    <w:basedOn w:val="a0"/>
    <w:uiPriority w:val="99"/>
    <w:semiHidden/>
    <w:unhideWhenUsed/>
    <w:qFormat/>
    <w:rPr>
      <w:sz w:val="21"/>
      <w:szCs w:val="21"/>
    </w:rPr>
  </w:style>
  <w:style w:type="paragraph" w:styleId="af4">
    <w:name w:val="List Paragraph"/>
    <w:basedOn w:val="a"/>
    <w:uiPriority w:val="34"/>
    <w:qFormat/>
    <w:pPr>
      <w:ind w:firstLineChars="200" w:firstLine="420"/>
    </w:p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ByLine">
    <w:name w:val="ByLine"/>
    <w:basedOn w:val="ad"/>
    <w:pPr>
      <w:widowControl/>
      <w:spacing w:before="240" w:after="720"/>
      <w:jc w:val="right"/>
    </w:pPr>
    <w:rPr>
      <w:rFonts w:ascii="Arial" w:hAnsi="Arial"/>
      <w:snapToGrid/>
      <w:kern w:val="28"/>
      <w:sz w:val="28"/>
    </w:rPr>
  </w:style>
  <w:style w:type="character" w:customStyle="1" w:styleId="ae">
    <w:name w:val="标题 字符"/>
    <w:basedOn w:val="a0"/>
    <w:link w:val="ad"/>
    <w:qFormat/>
    <w:rPr>
      <w:rFonts w:ascii="宋体" w:eastAsia="宋体" w:hAnsi="Times New Roman" w:cs="Times New Roman"/>
      <w:b/>
      <w:snapToGrid w:val="0"/>
      <w:kern w:val="0"/>
      <w:sz w:val="36"/>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11">
    <w:name w:val="未处理的提及1"/>
    <w:basedOn w:val="a0"/>
    <w:uiPriority w:val="99"/>
    <w:semiHidden/>
    <w:unhideWhenUsed/>
    <w:qFormat/>
    <w:rPr>
      <w:color w:val="605E5C"/>
      <w:shd w:val="clear" w:color="auto" w:fill="E1DFDD"/>
    </w:rPr>
  </w:style>
  <w:style w:type="character" w:customStyle="1" w:styleId="a7">
    <w:name w:val="批注框文本 字符"/>
    <w:basedOn w:val="a0"/>
    <w:link w:val="a6"/>
    <w:uiPriority w:val="99"/>
    <w:semiHidden/>
    <w:qFormat/>
    <w:rPr>
      <w:rFonts w:cstheme="minorBidi"/>
      <w:kern w:val="2"/>
      <w:sz w:val="18"/>
      <w:szCs w:val="18"/>
    </w:rPr>
  </w:style>
  <w:style w:type="character" w:customStyle="1" w:styleId="a5">
    <w:name w:val="批注文字 字符"/>
    <w:basedOn w:val="a0"/>
    <w:link w:val="a4"/>
    <w:uiPriority w:val="99"/>
    <w:semiHidden/>
    <w:rPr>
      <w:rFonts w:cstheme="minorBidi"/>
      <w:kern w:val="2"/>
      <w:sz w:val="24"/>
      <w:szCs w:val="22"/>
    </w:rPr>
  </w:style>
  <w:style w:type="character" w:customStyle="1" w:styleId="af0">
    <w:name w:val="批注主题 字符"/>
    <w:basedOn w:val="a5"/>
    <w:link w:val="af"/>
    <w:uiPriority w:val="99"/>
    <w:semiHidden/>
    <w:qFormat/>
    <w:rPr>
      <w:rFonts w:cstheme="minorBidi"/>
      <w:b/>
      <w:bCs/>
      <w:kern w:val="2"/>
      <w:sz w:val="24"/>
      <w:szCs w:val="22"/>
    </w:rPr>
  </w:style>
  <w:style w:type="character" w:customStyle="1" w:styleId="2">
    <w:name w:val="未处理的提及2"/>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Visual%20Studio" TargetMode="External"/><Relationship Id="rId26" Type="http://schemas.openxmlformats.org/officeDocument/2006/relationships/hyperlink" Target="https://baike.baidu.com/item/%E6%9C%BA%E5%99%A8%E5%AD%A6%E4%B9%A0/217599" TargetMode="External"/><Relationship Id="rId39"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baike.baidu.com/item/%E8%BD%AF%E4%BB%B6%E7%94%9F%E5%91%BD%E5%91%A8%E6%9C%9F" TargetMode="External"/><Relationship Id="rId34" Type="http://schemas.openxmlformats.org/officeDocument/2006/relationships/hyperlink" Target="https://baike.baidu.com/item/3D"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aike.baidu.com/item/%E8%AE%A1%E7%AE%97%E6%9C%BA%E8%A7%86%E8%A7%89/2803351" TargetMode="External"/><Relationship Id="rId33" Type="http://schemas.openxmlformats.org/officeDocument/2006/relationships/hyperlink" Target="https://baike.baidu.com/item/2D" TargetMode="External"/><Relationship Id="rId38" Type="http://schemas.openxmlformats.org/officeDocument/2006/relationships/hyperlink" Target="https://baike.baidu.com/item/%E5%BA%94%E7%94%A8%E7%A8%8B%E5%BA%8F%E7%BC%96%E7%A8%8B%E6%8E%A5%E5%8F%A3"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aike.baidu.com/item/%E9%9B%86%E6%88%90%E5%BC%80%E5%8F%91%E7%8E%AF%E5%A2%83" TargetMode="External"/><Relationship Id="rId29" Type="http://schemas.openxmlformats.org/officeDocument/2006/relationships/hyperlink" Target="https://baike.baidu.com/item/Android/60243"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baike.baidu.com/item/BSD/3794498" TargetMode="External"/><Relationship Id="rId32" Type="http://schemas.openxmlformats.org/officeDocument/2006/relationships/hyperlink" Target="https://baike.baidu.com/item/%E6%B8%B2%E6%9F%93" TargetMode="External"/><Relationship Id="rId37" Type="http://schemas.openxmlformats.org/officeDocument/2006/relationships/hyperlink" Target="https://baike.baidu.com/item/%E8%B7%A8%E5%B9%B3%E5%8F%B0" TargetMode="External"/><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baike.baidu.com/item/%E8%AE%A1%E7%AE%97%E6%9C%BA%E8%A7%86%E8%A7%89" TargetMode="External"/><Relationship Id="rId28" Type="http://schemas.openxmlformats.org/officeDocument/2006/relationships/hyperlink" Target="https://baike.baidu.com/item/Windows/165458" TargetMode="External"/><Relationship Id="rId36" Type="http://schemas.openxmlformats.org/officeDocument/2006/relationships/hyperlink" Target="https://baike.baidu.com/item/%E8%AF%AD%E8%A8%80"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baike.baidu.com/item/Windows" TargetMode="External"/><Relationship Id="rId31" Type="http://schemas.openxmlformats.org/officeDocument/2006/relationships/hyperlink" Target="https://baike.baidu.com/item/%E5%9B%BE%E5%83%8F%E5%A4%84%E7%90%86/294902" TargetMode="External"/><Relationship Id="rId44" Type="http://schemas.openxmlformats.org/officeDocument/2006/relationships/image" Target="media/image1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baike.baidu.com/item/%E9%9B%86%E6%88%90%E5%BC%80%E5%8F%91%E7%8E%AF%E5%A2%83" TargetMode="External"/><Relationship Id="rId27" Type="http://schemas.openxmlformats.org/officeDocument/2006/relationships/hyperlink" Target="https://baike.baidu.com/item/Linux/27050" TargetMode="External"/><Relationship Id="rId30" Type="http://schemas.openxmlformats.org/officeDocument/2006/relationships/hyperlink" Target="https://baike.baidu.com/item/Mac%20OS/2840867" TargetMode="External"/><Relationship Id="rId35" Type="http://schemas.openxmlformats.org/officeDocument/2006/relationships/hyperlink" Target="https://baike.baidu.com/item/%E7%9F%A2%E9%87%8F%E5%9B%BE%E5%BD%A2" TargetMode="External"/><Relationship Id="rId43" Type="http://schemas.openxmlformats.org/officeDocument/2006/relationships/image" Target="media/image13.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9083597-F9B4-4B9B-8FB7-3CB88C6F0E2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33</Pages>
  <Words>3076</Words>
  <Characters>17537</Characters>
  <Application>Microsoft Office Word</Application>
  <DocSecurity>0</DocSecurity>
  <Lines>146</Lines>
  <Paragraphs>41</Paragraphs>
  <ScaleCrop>false</ScaleCrop>
  <Company/>
  <LinksUpToDate>false</LinksUpToDate>
  <CharactersWithSpaces>20572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刘宇</dc:creator>
  <cp:lastModifiedBy>刘宇</cp:lastModifiedBy>
  <cp:revision>5</cp:revision>
  <dcterms:created xsi:type="dcterms:W3CDTF">2021-01-26T16:39:00Z</dcterms:created>
  <dcterms:modified xsi:type="dcterms:W3CDTF">2021-01-26T16:46:00Z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